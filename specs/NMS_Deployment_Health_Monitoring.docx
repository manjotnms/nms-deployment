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7A5" w:rsidRDefault="00EA07A5" w:rsidP="004079E4">
      <w:pPr>
        <w:pStyle w:val="Heading1"/>
      </w:pPr>
      <w:bookmarkStart w:id="0" w:name="_Toc418860252"/>
      <w:bookmarkStart w:id="1" w:name="_Toc421310692"/>
      <w:r w:rsidRPr="00D257D0">
        <w:t xml:space="preserve">National </w:t>
      </w:r>
      <w:r w:rsidR="007862DC">
        <w:t>MOTECH</w:t>
      </w:r>
      <w:r w:rsidRPr="00D257D0">
        <w:t xml:space="preserve"> System (NMS)</w:t>
      </w:r>
      <w:bookmarkEnd w:id="0"/>
      <w:bookmarkEnd w:id="1"/>
    </w:p>
    <w:bookmarkStart w:id="2" w:name="_Toc421310693" w:displacedByCustomXml="next"/>
    <w:bookmarkStart w:id="3" w:name="_Toc418860253" w:displacedByCustomXml="next"/>
    <w:sdt>
      <w:sdtPr>
        <w:rPr>
          <w:rStyle w:val="Heading3Char"/>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p w:rsidR="00EA07A5" w:rsidRPr="00D257D0" w:rsidRDefault="00EA07A5" w:rsidP="00EA07A5">
          <w:pPr>
            <w:pStyle w:val="Default"/>
            <w:outlineLvl w:val="0"/>
            <w:rPr>
              <w:b/>
              <w:sz w:val="28"/>
              <w:szCs w:val="28"/>
            </w:rPr>
          </w:pPr>
          <w:r w:rsidRPr="004079E4">
            <w:rPr>
              <w:rStyle w:val="Heading3Char"/>
            </w:rPr>
            <w:t>Software Deployment-cum-Health Monitoring Strategy Document</w:t>
          </w:r>
        </w:p>
      </w:sdtContent>
    </w:sdt>
    <w:bookmarkEnd w:id="2" w:displacedByCustomXml="prev"/>
    <w:bookmarkEnd w:id="3" w:displacedByCustomXml="prev"/>
    <w:p w:rsidR="00EA07A5" w:rsidRPr="00D257D0" w:rsidRDefault="00680F70" w:rsidP="00EA07A5">
      <w:r>
        <w:rPr>
          <w:noProof/>
        </w:rPr>
        <w:pict>
          <v:shapetype id="_x0000_t32" coordsize="21600,21600" o:spt="32" o:oned="t" path="m,l21600,21600e" filled="f">
            <v:path arrowok="t" fillok="f" o:connecttype="none"/>
            <o:lock v:ext="edit" shapetype="t"/>
          </v:shapetype>
          <v:shape id="AutoShape 11" o:spid="_x0000_s1026" type="#_x0000_t32" style="position:absolute;margin-left:.85pt;margin-top:1.35pt;width:481.4pt;height:0;z-index:25165824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" strokecolor="#365f91 [2404]"/>
        </w:pict>
      </w:r>
    </w:p>
    <w:p w:rsidR="00EA07A5" w:rsidRPr="00D257D0" w:rsidRDefault="00EA07A5" w:rsidP="00EA07A5">
      <w:pPr>
        <w:spacing w:after="0" w:line="240" w:lineRule="auto"/>
        <w:rPr>
          <w:color w:val="54534A"/>
          <w:sz w:val="28"/>
          <w:lang w:val="fr-FR"/>
        </w:rPr>
      </w:pPr>
    </w:p>
    <w:p w:rsidR="00EA07A5" w:rsidRDefault="00EA07A5" w:rsidP="00EA07A5">
      <w:pPr>
        <w:spacing w:after="0" w:line="240" w:lineRule="auto"/>
        <w:rPr>
          <w:color w:val="54534A"/>
          <w:sz w:val="28"/>
          <w:lang w:val="fr-FR"/>
        </w:rPr>
      </w:pPr>
    </w:p>
    <w:p w:rsidR="00645901" w:rsidRDefault="00645901" w:rsidP="00EA07A5">
      <w:pPr>
        <w:spacing w:after="0" w:line="240" w:lineRule="auto"/>
        <w:rPr>
          <w:color w:val="54534A"/>
          <w:sz w:val="28"/>
          <w:lang w:val="fr-FR"/>
        </w:rPr>
      </w:pPr>
    </w:p>
    <w:p w:rsidR="00645901" w:rsidRDefault="00645901" w:rsidP="00EA07A5">
      <w:pPr>
        <w:spacing w:after="0" w:line="240" w:lineRule="auto"/>
        <w:rPr>
          <w:color w:val="54534A"/>
          <w:sz w:val="28"/>
          <w:lang w:val="fr-FR"/>
        </w:rPr>
      </w:pPr>
    </w:p>
    <w:p w:rsidR="00645901" w:rsidRDefault="00645901" w:rsidP="00EA07A5">
      <w:pPr>
        <w:spacing w:after="0" w:line="240" w:lineRule="auto"/>
        <w:rPr>
          <w:color w:val="54534A"/>
          <w:sz w:val="28"/>
          <w:lang w:val="fr-FR"/>
        </w:rPr>
      </w:pPr>
    </w:p>
    <w:p w:rsidR="00645901" w:rsidRDefault="00645901" w:rsidP="00EA07A5">
      <w:pPr>
        <w:spacing w:after="0" w:line="240" w:lineRule="auto"/>
        <w:rPr>
          <w:color w:val="54534A"/>
          <w:sz w:val="28"/>
          <w:lang w:val="fr-FR"/>
        </w:rPr>
      </w:pPr>
    </w:p>
    <w:p w:rsidR="00645901" w:rsidRDefault="00645901" w:rsidP="00EA07A5">
      <w:pPr>
        <w:spacing w:after="0" w:line="240" w:lineRule="auto"/>
        <w:rPr>
          <w:color w:val="54534A"/>
          <w:sz w:val="28"/>
          <w:lang w:val="fr-FR"/>
        </w:rPr>
      </w:pPr>
    </w:p>
    <w:p w:rsidR="00645901" w:rsidRDefault="00645901" w:rsidP="00EA07A5">
      <w:pPr>
        <w:spacing w:after="0" w:line="240" w:lineRule="auto"/>
        <w:rPr>
          <w:color w:val="54534A"/>
          <w:sz w:val="28"/>
          <w:lang w:val="fr-FR"/>
        </w:rPr>
      </w:pPr>
    </w:p>
    <w:p w:rsidR="00645901" w:rsidRPr="00D257D0" w:rsidRDefault="00645901" w:rsidP="00EA07A5">
      <w:pPr>
        <w:spacing w:after="0" w:line="240" w:lineRule="auto"/>
        <w:rPr>
          <w:color w:val="54534A"/>
          <w:sz w:val="28"/>
          <w:lang w:val="fr-FR"/>
        </w:rPr>
      </w:pPr>
    </w:p>
    <w:p w:rsidR="00EA07A5" w:rsidRDefault="00EA07A5" w:rsidP="004079E4">
      <w:pPr>
        <w:pStyle w:val="Heading1"/>
      </w:pPr>
      <w:bookmarkStart w:id="4" w:name="_Toc418860255"/>
      <w:bookmarkStart w:id="5" w:name="_Toc421310694"/>
      <w:r w:rsidRPr="00D257D0">
        <w:t>Revision History</w:t>
      </w:r>
      <w:bookmarkEnd w:id="4"/>
      <w:bookmarkEnd w:id="5"/>
    </w:p>
    <w:tbl>
      <w:tblPr>
        <w:tblStyle w:val="TableGrid"/>
        <w:tblW w:w="8183" w:type="dxa"/>
        <w:tblLayout w:type="fixed"/>
        <w:tblLook w:val="04A0"/>
      </w:tblPr>
      <w:tblGrid>
        <w:gridCol w:w="476"/>
        <w:gridCol w:w="1072"/>
        <w:gridCol w:w="1440"/>
        <w:gridCol w:w="1551"/>
        <w:gridCol w:w="3644"/>
      </w:tblGrid>
      <w:tr w:rsidR="00EA07A5" w:rsidRPr="00A01C8F" w:rsidTr="00EA07A5">
        <w:trPr>
          <w:trHeight w:val="344"/>
        </w:trPr>
        <w:tc>
          <w:tcPr>
            <w:tcW w:w="476" w:type="dxa"/>
            <w:shd w:val="clear" w:color="auto" w:fill="D9D9D9" w:themeFill="background1" w:themeFillShade="D9"/>
          </w:tcPr>
          <w:p w:rsidR="00EA07A5" w:rsidRPr="00A01C8F" w:rsidRDefault="00EA07A5" w:rsidP="008022A9">
            <w:pPr>
              <w:jc w:val="both"/>
            </w:pPr>
            <w:r w:rsidRPr="00A01C8F">
              <w:t>#</w:t>
            </w:r>
          </w:p>
        </w:tc>
        <w:tc>
          <w:tcPr>
            <w:tcW w:w="1072" w:type="dxa"/>
            <w:shd w:val="clear" w:color="auto" w:fill="D9D9D9" w:themeFill="background1" w:themeFillShade="D9"/>
          </w:tcPr>
          <w:p w:rsidR="00EA07A5" w:rsidRPr="00A01C8F" w:rsidRDefault="00EA07A5" w:rsidP="008022A9">
            <w:pPr>
              <w:jc w:val="both"/>
            </w:pPr>
            <w:r w:rsidRPr="00A01C8F">
              <w:t>Version</w:t>
            </w:r>
          </w:p>
        </w:tc>
        <w:tc>
          <w:tcPr>
            <w:tcW w:w="1440" w:type="dxa"/>
            <w:shd w:val="clear" w:color="auto" w:fill="D9D9D9" w:themeFill="background1" w:themeFillShade="D9"/>
          </w:tcPr>
          <w:p w:rsidR="00EA07A5" w:rsidRPr="00A01C8F" w:rsidRDefault="00EA07A5" w:rsidP="008022A9">
            <w:pPr>
              <w:jc w:val="both"/>
            </w:pPr>
            <w:r w:rsidRPr="00A01C8F">
              <w:t>Date</w:t>
            </w:r>
          </w:p>
        </w:tc>
        <w:tc>
          <w:tcPr>
            <w:tcW w:w="1551" w:type="dxa"/>
            <w:shd w:val="clear" w:color="auto" w:fill="D9D9D9" w:themeFill="background1" w:themeFillShade="D9"/>
          </w:tcPr>
          <w:p w:rsidR="00EA07A5" w:rsidRPr="00A01C8F" w:rsidRDefault="00EA07A5" w:rsidP="008022A9">
            <w:pPr>
              <w:jc w:val="both"/>
            </w:pPr>
            <w:r w:rsidRPr="00A01C8F">
              <w:t>Owner</w:t>
            </w:r>
          </w:p>
        </w:tc>
        <w:tc>
          <w:tcPr>
            <w:tcW w:w="3644" w:type="dxa"/>
            <w:shd w:val="clear" w:color="auto" w:fill="D9D9D9" w:themeFill="background1" w:themeFillShade="D9"/>
          </w:tcPr>
          <w:p w:rsidR="00EA07A5" w:rsidRPr="00A01C8F" w:rsidRDefault="00EA07A5" w:rsidP="008022A9">
            <w:pPr>
              <w:jc w:val="both"/>
            </w:pPr>
            <w:r w:rsidRPr="00A01C8F">
              <w:t>Notes</w:t>
            </w:r>
          </w:p>
        </w:tc>
      </w:tr>
      <w:tr w:rsidR="00EA07A5" w:rsidRPr="006F7C60" w:rsidTr="00EA07A5">
        <w:trPr>
          <w:trHeight w:val="226"/>
        </w:trPr>
        <w:tc>
          <w:tcPr>
            <w:tcW w:w="476" w:type="dxa"/>
          </w:tcPr>
          <w:p w:rsidR="00EA07A5" w:rsidRPr="006F7C60" w:rsidRDefault="00EA07A5" w:rsidP="008022A9">
            <w:pPr>
              <w:jc w:val="both"/>
            </w:pPr>
            <w:r>
              <w:t>1.</w:t>
            </w:r>
          </w:p>
        </w:tc>
        <w:tc>
          <w:tcPr>
            <w:tcW w:w="1072" w:type="dxa"/>
          </w:tcPr>
          <w:p w:rsidR="00EA07A5" w:rsidRPr="006F7C60" w:rsidRDefault="00EA07A5" w:rsidP="008022A9">
            <w:pPr>
              <w:jc w:val="both"/>
            </w:pPr>
            <w:r>
              <w:t>0.1</w:t>
            </w:r>
          </w:p>
        </w:tc>
        <w:tc>
          <w:tcPr>
            <w:tcW w:w="1440" w:type="dxa"/>
          </w:tcPr>
          <w:p w:rsidR="00EA07A5" w:rsidRPr="006F7C60" w:rsidRDefault="00EA07A5" w:rsidP="008022A9">
            <w:pPr>
              <w:jc w:val="both"/>
            </w:pPr>
            <w:r>
              <w:t>6/5/2015</w:t>
            </w:r>
          </w:p>
        </w:tc>
        <w:tc>
          <w:tcPr>
            <w:tcW w:w="1551" w:type="dxa"/>
          </w:tcPr>
          <w:p w:rsidR="00EA07A5" w:rsidRPr="006F7C60" w:rsidRDefault="00EA07A5" w:rsidP="008022A9">
            <w:pPr>
              <w:jc w:val="both"/>
            </w:pPr>
            <w:r>
              <w:t>Manjot Singh</w:t>
            </w:r>
          </w:p>
        </w:tc>
        <w:tc>
          <w:tcPr>
            <w:tcW w:w="3644" w:type="dxa"/>
          </w:tcPr>
          <w:p w:rsidR="00EA07A5" w:rsidRPr="006F7C60" w:rsidRDefault="00EA07A5" w:rsidP="008022A9">
            <w:pPr>
              <w:jc w:val="both"/>
            </w:pPr>
            <w:r>
              <w:t>First version, Chapter 1 and Chapter 2</w:t>
            </w:r>
          </w:p>
        </w:tc>
      </w:tr>
      <w:tr w:rsidR="00EA07A5" w:rsidTr="00EA07A5">
        <w:trPr>
          <w:trHeight w:val="226"/>
        </w:trPr>
        <w:tc>
          <w:tcPr>
            <w:tcW w:w="476" w:type="dxa"/>
          </w:tcPr>
          <w:p w:rsidR="00EA07A5" w:rsidRDefault="00EA07A5" w:rsidP="008022A9">
            <w:pPr>
              <w:jc w:val="both"/>
            </w:pPr>
            <w:r>
              <w:t>2</w:t>
            </w:r>
          </w:p>
        </w:tc>
        <w:tc>
          <w:tcPr>
            <w:tcW w:w="1072" w:type="dxa"/>
          </w:tcPr>
          <w:p w:rsidR="00EA07A5" w:rsidRDefault="00EA07A5" w:rsidP="008022A9">
            <w:pPr>
              <w:jc w:val="both"/>
            </w:pPr>
            <w:r>
              <w:t>0.2</w:t>
            </w:r>
          </w:p>
        </w:tc>
        <w:tc>
          <w:tcPr>
            <w:tcW w:w="1440" w:type="dxa"/>
          </w:tcPr>
          <w:p w:rsidR="00EA07A5" w:rsidRDefault="00EA07A5" w:rsidP="008022A9">
            <w:pPr>
              <w:jc w:val="both"/>
            </w:pPr>
            <w:r>
              <w:t>7/5/2015</w:t>
            </w:r>
          </w:p>
        </w:tc>
        <w:tc>
          <w:tcPr>
            <w:tcW w:w="1551" w:type="dxa"/>
          </w:tcPr>
          <w:p w:rsidR="00EA07A5" w:rsidRDefault="00EA07A5" w:rsidP="008022A9">
            <w:pPr>
              <w:jc w:val="both"/>
            </w:pPr>
            <w:r>
              <w:t xml:space="preserve">Abhishek </w:t>
            </w:r>
          </w:p>
        </w:tc>
        <w:tc>
          <w:tcPr>
            <w:tcW w:w="3644" w:type="dxa"/>
          </w:tcPr>
          <w:p w:rsidR="00EA07A5" w:rsidRDefault="00EA07A5" w:rsidP="008022A9">
            <w:pPr>
              <w:jc w:val="both"/>
            </w:pPr>
            <w:r>
              <w:t>Added Chapter 3</w:t>
            </w:r>
          </w:p>
        </w:tc>
      </w:tr>
      <w:tr w:rsidR="00EA07A5" w:rsidTr="00EA07A5">
        <w:trPr>
          <w:trHeight w:val="226"/>
        </w:trPr>
        <w:tc>
          <w:tcPr>
            <w:tcW w:w="476" w:type="dxa"/>
          </w:tcPr>
          <w:p w:rsidR="00EA07A5" w:rsidRDefault="00EA07A5" w:rsidP="008022A9">
            <w:pPr>
              <w:jc w:val="both"/>
            </w:pPr>
            <w:r>
              <w:t>3</w:t>
            </w:r>
          </w:p>
        </w:tc>
        <w:tc>
          <w:tcPr>
            <w:tcW w:w="1072" w:type="dxa"/>
          </w:tcPr>
          <w:p w:rsidR="00EA07A5" w:rsidRDefault="00EA07A5" w:rsidP="008022A9">
            <w:pPr>
              <w:jc w:val="both"/>
            </w:pPr>
            <w:r>
              <w:t>0.3</w:t>
            </w:r>
          </w:p>
        </w:tc>
        <w:tc>
          <w:tcPr>
            <w:tcW w:w="1440" w:type="dxa"/>
          </w:tcPr>
          <w:p w:rsidR="00EA07A5" w:rsidRDefault="00EA07A5" w:rsidP="008022A9">
            <w:pPr>
              <w:jc w:val="both"/>
            </w:pPr>
            <w:r>
              <w:t>8/5/2015</w:t>
            </w:r>
          </w:p>
        </w:tc>
        <w:tc>
          <w:tcPr>
            <w:tcW w:w="1551" w:type="dxa"/>
          </w:tcPr>
          <w:p w:rsidR="00EA07A5" w:rsidRDefault="00EA07A5" w:rsidP="008022A9">
            <w:pPr>
              <w:jc w:val="both"/>
            </w:pPr>
            <w:r>
              <w:t>Manjot Singh</w:t>
            </w:r>
          </w:p>
        </w:tc>
        <w:tc>
          <w:tcPr>
            <w:tcW w:w="3644" w:type="dxa"/>
          </w:tcPr>
          <w:p w:rsidR="00EA07A5" w:rsidRDefault="00EA07A5" w:rsidP="008022A9">
            <w:pPr>
              <w:jc w:val="both"/>
            </w:pPr>
            <w:r>
              <w:t>Updated as per comments.</w:t>
            </w:r>
          </w:p>
        </w:tc>
      </w:tr>
      <w:tr w:rsidR="003D08B1" w:rsidTr="00EA07A5">
        <w:trPr>
          <w:trHeight w:val="226"/>
        </w:trPr>
        <w:tc>
          <w:tcPr>
            <w:tcW w:w="476" w:type="dxa"/>
          </w:tcPr>
          <w:p w:rsidR="003D08B1" w:rsidRDefault="003D08B1" w:rsidP="008022A9">
            <w:pPr>
              <w:jc w:val="both"/>
            </w:pPr>
            <w:r>
              <w:t>4</w:t>
            </w:r>
          </w:p>
        </w:tc>
        <w:tc>
          <w:tcPr>
            <w:tcW w:w="1072" w:type="dxa"/>
          </w:tcPr>
          <w:p w:rsidR="003D08B1" w:rsidRDefault="003D08B1" w:rsidP="008022A9">
            <w:pPr>
              <w:jc w:val="both"/>
            </w:pPr>
            <w:r>
              <w:t>0.4</w:t>
            </w:r>
          </w:p>
        </w:tc>
        <w:tc>
          <w:tcPr>
            <w:tcW w:w="1440" w:type="dxa"/>
          </w:tcPr>
          <w:p w:rsidR="003D08B1" w:rsidRDefault="003D08B1" w:rsidP="008022A9">
            <w:pPr>
              <w:jc w:val="both"/>
            </w:pPr>
            <w:r>
              <w:t>11/5/2015</w:t>
            </w:r>
          </w:p>
        </w:tc>
        <w:tc>
          <w:tcPr>
            <w:tcW w:w="1551" w:type="dxa"/>
          </w:tcPr>
          <w:p w:rsidR="003D08B1" w:rsidRDefault="003D08B1" w:rsidP="008022A9">
            <w:pPr>
              <w:jc w:val="both"/>
            </w:pPr>
            <w:r>
              <w:t>Manjot Singh</w:t>
            </w:r>
          </w:p>
        </w:tc>
        <w:tc>
          <w:tcPr>
            <w:tcW w:w="3644" w:type="dxa"/>
          </w:tcPr>
          <w:p w:rsidR="003D08B1" w:rsidRDefault="003D08B1" w:rsidP="008022A9">
            <w:pPr>
              <w:jc w:val="both"/>
            </w:pPr>
            <w:r>
              <w:t>Updated as per review comments</w:t>
            </w:r>
          </w:p>
        </w:tc>
      </w:tr>
      <w:tr w:rsidR="0088088D" w:rsidTr="00EA07A5">
        <w:trPr>
          <w:trHeight w:val="226"/>
        </w:trPr>
        <w:tc>
          <w:tcPr>
            <w:tcW w:w="476" w:type="dxa"/>
          </w:tcPr>
          <w:p w:rsidR="0088088D" w:rsidRDefault="0088088D" w:rsidP="008022A9">
            <w:pPr>
              <w:jc w:val="both"/>
            </w:pPr>
            <w:r>
              <w:t>5</w:t>
            </w:r>
          </w:p>
        </w:tc>
        <w:tc>
          <w:tcPr>
            <w:tcW w:w="1072" w:type="dxa"/>
          </w:tcPr>
          <w:p w:rsidR="0088088D" w:rsidRDefault="0088088D" w:rsidP="008022A9">
            <w:pPr>
              <w:jc w:val="both"/>
            </w:pPr>
            <w:r>
              <w:t>0.5</w:t>
            </w:r>
          </w:p>
        </w:tc>
        <w:tc>
          <w:tcPr>
            <w:tcW w:w="1440" w:type="dxa"/>
          </w:tcPr>
          <w:p w:rsidR="0088088D" w:rsidRDefault="0088088D" w:rsidP="008022A9">
            <w:pPr>
              <w:jc w:val="both"/>
            </w:pPr>
            <w:r>
              <w:t>27/5/2015</w:t>
            </w:r>
          </w:p>
        </w:tc>
        <w:tc>
          <w:tcPr>
            <w:tcW w:w="1551" w:type="dxa"/>
          </w:tcPr>
          <w:p w:rsidR="0088088D" w:rsidRDefault="0088088D" w:rsidP="008022A9">
            <w:pPr>
              <w:jc w:val="both"/>
            </w:pPr>
            <w:r>
              <w:t>Abhishek Srivastava</w:t>
            </w:r>
          </w:p>
        </w:tc>
        <w:tc>
          <w:tcPr>
            <w:tcW w:w="3644" w:type="dxa"/>
          </w:tcPr>
          <w:p w:rsidR="0088088D" w:rsidRDefault="0088088D" w:rsidP="008022A9">
            <w:pPr>
              <w:jc w:val="both"/>
            </w:pPr>
            <w:r>
              <w:t xml:space="preserve">Appendix added for POC done with </w:t>
            </w:r>
            <w:proofErr w:type="spellStart"/>
            <w:r>
              <w:t>Nagios</w:t>
            </w:r>
            <w:proofErr w:type="spellEnd"/>
          </w:p>
        </w:tc>
      </w:tr>
      <w:tr w:rsidR="00AE7BAE" w:rsidTr="00AE7BAE">
        <w:trPr>
          <w:trHeight w:val="226"/>
        </w:trPr>
        <w:tc>
          <w:tcPr>
            <w:tcW w:w="476" w:type="dxa"/>
          </w:tcPr>
          <w:p w:rsidR="00AE7BAE" w:rsidRDefault="00AE7BAE" w:rsidP="00B45605">
            <w:pPr>
              <w:jc w:val="both"/>
            </w:pPr>
            <w:r>
              <w:t>6</w:t>
            </w:r>
          </w:p>
        </w:tc>
        <w:tc>
          <w:tcPr>
            <w:tcW w:w="1072" w:type="dxa"/>
          </w:tcPr>
          <w:p w:rsidR="00AE7BAE" w:rsidRDefault="00AE7BAE" w:rsidP="00B45605">
            <w:pPr>
              <w:jc w:val="both"/>
            </w:pPr>
            <w:r>
              <w:t>0.6</w:t>
            </w:r>
          </w:p>
        </w:tc>
        <w:tc>
          <w:tcPr>
            <w:tcW w:w="1440" w:type="dxa"/>
          </w:tcPr>
          <w:p w:rsidR="00AE7BAE" w:rsidRDefault="00AE7BAE" w:rsidP="00B45605">
            <w:pPr>
              <w:jc w:val="both"/>
            </w:pPr>
            <w:r>
              <w:t>28/5/2015</w:t>
            </w:r>
          </w:p>
        </w:tc>
        <w:tc>
          <w:tcPr>
            <w:tcW w:w="1551" w:type="dxa"/>
          </w:tcPr>
          <w:p w:rsidR="00AE7BAE" w:rsidRDefault="00AE7BAE" w:rsidP="00B45605">
            <w:pPr>
              <w:jc w:val="both"/>
            </w:pPr>
            <w:r>
              <w:t>Manjot Singh</w:t>
            </w:r>
          </w:p>
        </w:tc>
        <w:tc>
          <w:tcPr>
            <w:tcW w:w="3644" w:type="dxa"/>
          </w:tcPr>
          <w:p w:rsidR="00AE7BAE" w:rsidRDefault="00AE7BAE" w:rsidP="00B45605">
            <w:pPr>
              <w:jc w:val="both"/>
            </w:pPr>
            <w:r>
              <w:t>Updated Deployment document</w:t>
            </w:r>
          </w:p>
        </w:tc>
      </w:tr>
      <w:tr w:rsidR="005F6F82" w:rsidTr="00AE7BAE">
        <w:trPr>
          <w:trHeight w:val="226"/>
        </w:trPr>
        <w:tc>
          <w:tcPr>
            <w:tcW w:w="476" w:type="dxa"/>
          </w:tcPr>
          <w:p w:rsidR="005F6F82" w:rsidRDefault="005F6F82" w:rsidP="00B45605">
            <w:pPr>
              <w:jc w:val="both"/>
            </w:pPr>
            <w:r>
              <w:t>7</w:t>
            </w:r>
          </w:p>
        </w:tc>
        <w:tc>
          <w:tcPr>
            <w:tcW w:w="1072" w:type="dxa"/>
          </w:tcPr>
          <w:p w:rsidR="005F6F82" w:rsidRDefault="005F6F82" w:rsidP="00B45605">
            <w:pPr>
              <w:jc w:val="both"/>
            </w:pPr>
            <w:r>
              <w:t>0.7</w:t>
            </w:r>
          </w:p>
        </w:tc>
        <w:tc>
          <w:tcPr>
            <w:tcW w:w="1440" w:type="dxa"/>
          </w:tcPr>
          <w:p w:rsidR="005F6F82" w:rsidRDefault="005F6F82" w:rsidP="00B45605">
            <w:pPr>
              <w:jc w:val="both"/>
            </w:pPr>
            <w:r>
              <w:t>5/6/2015</w:t>
            </w:r>
          </w:p>
        </w:tc>
        <w:tc>
          <w:tcPr>
            <w:tcW w:w="1551" w:type="dxa"/>
          </w:tcPr>
          <w:p w:rsidR="005F6F82" w:rsidRDefault="005F6F82" w:rsidP="00B45605">
            <w:pPr>
              <w:jc w:val="both"/>
            </w:pPr>
            <w:r>
              <w:t>Manjot Singh</w:t>
            </w:r>
          </w:p>
        </w:tc>
        <w:tc>
          <w:tcPr>
            <w:tcW w:w="3644" w:type="dxa"/>
          </w:tcPr>
          <w:p w:rsidR="005F6F82" w:rsidRDefault="005F6F82" w:rsidP="00B45605">
            <w:pPr>
              <w:jc w:val="both"/>
            </w:pPr>
            <w:r>
              <w:t>Document updated as per comments.</w:t>
            </w:r>
          </w:p>
        </w:tc>
      </w:tr>
      <w:tr w:rsidR="009C59C0" w:rsidTr="00AE7BAE">
        <w:trPr>
          <w:trHeight w:val="226"/>
        </w:trPr>
        <w:tc>
          <w:tcPr>
            <w:tcW w:w="476" w:type="dxa"/>
          </w:tcPr>
          <w:p w:rsidR="009C59C0" w:rsidRDefault="009C59C0" w:rsidP="00B45605">
            <w:pPr>
              <w:jc w:val="both"/>
            </w:pPr>
            <w:r>
              <w:t>8</w:t>
            </w:r>
          </w:p>
        </w:tc>
        <w:tc>
          <w:tcPr>
            <w:tcW w:w="1072" w:type="dxa"/>
          </w:tcPr>
          <w:p w:rsidR="009C59C0" w:rsidRDefault="009C59C0" w:rsidP="00B45605">
            <w:pPr>
              <w:jc w:val="both"/>
            </w:pPr>
            <w:r>
              <w:t>0.8</w:t>
            </w:r>
          </w:p>
        </w:tc>
        <w:tc>
          <w:tcPr>
            <w:tcW w:w="1440" w:type="dxa"/>
          </w:tcPr>
          <w:p w:rsidR="009C59C0" w:rsidRDefault="009C59C0" w:rsidP="00B45605">
            <w:pPr>
              <w:jc w:val="both"/>
            </w:pPr>
            <w:r>
              <w:t>11/6/2015</w:t>
            </w:r>
          </w:p>
        </w:tc>
        <w:tc>
          <w:tcPr>
            <w:tcW w:w="1551" w:type="dxa"/>
          </w:tcPr>
          <w:p w:rsidR="009C59C0" w:rsidRDefault="009C59C0" w:rsidP="00B45605">
            <w:pPr>
              <w:jc w:val="both"/>
            </w:pPr>
            <w:r>
              <w:t>Manjot Singh</w:t>
            </w:r>
          </w:p>
        </w:tc>
        <w:tc>
          <w:tcPr>
            <w:tcW w:w="3644" w:type="dxa"/>
          </w:tcPr>
          <w:p w:rsidR="009C59C0" w:rsidRDefault="009C59C0" w:rsidP="00B45605">
            <w:pPr>
              <w:jc w:val="both"/>
            </w:pPr>
            <w:r>
              <w:t>Added complete System halt approach.</w:t>
            </w:r>
          </w:p>
        </w:tc>
      </w:tr>
      <w:tr w:rsidR="00AB520F" w:rsidTr="00AE7BAE">
        <w:trPr>
          <w:trHeight w:val="226"/>
        </w:trPr>
        <w:tc>
          <w:tcPr>
            <w:tcW w:w="476" w:type="dxa"/>
          </w:tcPr>
          <w:p w:rsidR="00AB520F" w:rsidRDefault="00AB520F" w:rsidP="00B45605">
            <w:pPr>
              <w:jc w:val="both"/>
            </w:pPr>
            <w:r>
              <w:t>9</w:t>
            </w:r>
          </w:p>
        </w:tc>
        <w:tc>
          <w:tcPr>
            <w:tcW w:w="1072" w:type="dxa"/>
          </w:tcPr>
          <w:p w:rsidR="00AB520F" w:rsidRDefault="00AB520F" w:rsidP="00B45605">
            <w:pPr>
              <w:jc w:val="both"/>
            </w:pPr>
            <w:r>
              <w:t>1.0</w:t>
            </w:r>
          </w:p>
        </w:tc>
        <w:tc>
          <w:tcPr>
            <w:tcW w:w="1440" w:type="dxa"/>
          </w:tcPr>
          <w:p w:rsidR="00AB520F" w:rsidRDefault="00AB520F" w:rsidP="00B45605">
            <w:pPr>
              <w:jc w:val="both"/>
            </w:pPr>
            <w:r>
              <w:t>12/6/2015</w:t>
            </w:r>
          </w:p>
        </w:tc>
        <w:tc>
          <w:tcPr>
            <w:tcW w:w="1551" w:type="dxa"/>
          </w:tcPr>
          <w:p w:rsidR="00AB520F" w:rsidRDefault="00AB520F" w:rsidP="00B45605">
            <w:pPr>
              <w:jc w:val="both"/>
            </w:pPr>
            <w:r>
              <w:t>Manjot Singh</w:t>
            </w:r>
          </w:p>
        </w:tc>
        <w:tc>
          <w:tcPr>
            <w:tcW w:w="3644" w:type="dxa"/>
          </w:tcPr>
          <w:p w:rsidR="00AB520F" w:rsidRDefault="00AB520F" w:rsidP="00B45605">
            <w:pPr>
              <w:jc w:val="both"/>
            </w:pPr>
            <w:r>
              <w:t>Final Version</w:t>
            </w:r>
          </w:p>
        </w:tc>
      </w:tr>
    </w:tbl>
    <w:p w:rsidR="00EA07A5" w:rsidRPr="00D257D0" w:rsidRDefault="00EA07A5" w:rsidP="00EA07A5">
      <w:pPr>
        <w:outlineLvl w:val="0"/>
        <w:rPr>
          <w:b/>
          <w:sz w:val="28"/>
        </w:rPr>
      </w:pPr>
    </w:p>
    <w:sdt>
      <w:sdtPr>
        <w:id w:val="194793839"/>
        <w:docPartObj>
          <w:docPartGallery w:val="Cover Pages"/>
          <w:docPartUnique/>
        </w:docPartObj>
      </w:sdtPr>
      <w:sdtContent>
        <w:p w:rsidR="008E04FB" w:rsidRDefault="008E04FB"/>
        <w:tbl>
          <w:tblPr>
            <w:tblpPr w:leftFromText="187" w:rightFromText="187" w:horzAnchor="margin" w:tblpXSpec="center" w:tblpYSpec="bottom"/>
            <w:tblW w:w="2565" w:type="pct"/>
            <w:tblLook w:val="04A0"/>
          </w:tblPr>
          <w:tblGrid>
            <w:gridCol w:w="4920"/>
          </w:tblGrid>
          <w:tr w:rsidR="008E04FB" w:rsidTr="00EA07A5">
            <w:trPr>
              <w:trHeight w:val="42"/>
            </w:trPr>
            <w:tc>
              <w:tcPr>
                <w:tcW w:w="4919" w:type="dxa"/>
                <w:tcMar>
                  <w:top w:w="216" w:type="dxa"/>
                  <w:left w:w="115" w:type="dxa"/>
                  <w:bottom w:w="216" w:type="dxa"/>
                  <w:right w:w="115" w:type="dxa"/>
                </w:tcMar>
              </w:tcPr>
              <w:p w:rsidR="008E04FB" w:rsidRDefault="008E04FB">
                <w:pPr>
                  <w:pStyle w:val="NoSpacing"/>
                  <w:rPr>
                    <w:color w:val="4F81BD" w:themeColor="accent1"/>
                  </w:rPr>
                </w:pPr>
              </w:p>
            </w:tc>
          </w:tr>
        </w:tbl>
        <w:p w:rsidR="008E04FB" w:rsidRDefault="008E04FB"/>
        <w:p w:rsidR="008E04FB" w:rsidRDefault="008E04FB">
          <w:pPr>
            <w:rPr>
              <w:rFonts w:asciiTheme="majorHAnsi" w:eastAsiaTheme="majorEastAsia" w:hAnsiTheme="majorHAnsi" w:cstheme="majorBidi"/>
              <w:b/>
              <w:bCs/>
              <w:color w:val="4F81BD" w:themeColor="accent1"/>
              <w:sz w:val="26"/>
              <w:szCs w:val="26"/>
            </w:rPr>
          </w:pPr>
          <w:r>
            <w:br w:type="page"/>
          </w:r>
        </w:p>
      </w:sdtContent>
    </w:sdt>
    <w:sdt>
      <w:sdtPr>
        <w:rPr>
          <w:rFonts w:asciiTheme="minorHAnsi" w:eastAsiaTheme="minorHAnsi" w:hAnsiTheme="minorHAnsi" w:cstheme="minorBidi"/>
          <w:b w:val="0"/>
          <w:bCs w:val="0"/>
          <w:color w:val="auto"/>
          <w:sz w:val="22"/>
          <w:szCs w:val="22"/>
        </w:rPr>
        <w:id w:val="194793838"/>
        <w:docPartObj>
          <w:docPartGallery w:val="Table of Contents"/>
          <w:docPartUnique/>
        </w:docPartObj>
      </w:sdtPr>
      <w:sdtEndPr>
        <w:rPr>
          <w:rFonts w:eastAsiaTheme="minorEastAsia"/>
        </w:rPr>
      </w:sdtEndPr>
      <w:sdtContent>
        <w:p w:rsidR="009C7472" w:rsidRDefault="005B7C8C" w:rsidP="005B7C8C">
          <w:pPr>
            <w:pStyle w:val="TOCHeading"/>
            <w:jc w:val="center"/>
          </w:pPr>
          <w:r w:rsidRPr="007F3E3F">
            <w:rPr>
              <w:rStyle w:val="Heading1Char"/>
            </w:rPr>
            <w:t xml:space="preserve">Table of </w:t>
          </w:r>
          <w:r w:rsidR="009C7472" w:rsidRPr="007F3E3F">
            <w:rPr>
              <w:rStyle w:val="Heading1Char"/>
            </w:rPr>
            <w:t>Contents</w:t>
          </w:r>
        </w:p>
        <w:p w:rsidR="00D73C85" w:rsidRDefault="00680F70">
          <w:pPr>
            <w:pStyle w:val="TOC1"/>
            <w:tabs>
              <w:tab w:val="right" w:leader="dot" w:pos="9350"/>
            </w:tabs>
            <w:rPr>
              <w:noProof/>
            </w:rPr>
          </w:pPr>
          <w:r>
            <w:fldChar w:fldCharType="begin"/>
          </w:r>
          <w:r w:rsidR="009C7472">
            <w:instrText xml:space="preserve"> TOC \o "1-3" \h \z \u </w:instrText>
          </w:r>
          <w:r>
            <w:fldChar w:fldCharType="separate"/>
          </w:r>
          <w:hyperlink w:anchor="_Toc421310692" w:history="1">
            <w:r w:rsidR="00D73C85" w:rsidRPr="00F73E72">
              <w:rPr>
                <w:rStyle w:val="Hyperlink"/>
                <w:noProof/>
              </w:rPr>
              <w:t>National MOTECH System (NMS)</w:t>
            </w:r>
            <w:r w:rsidR="00D73C85">
              <w:rPr>
                <w:noProof/>
                <w:webHidden/>
              </w:rPr>
              <w:tab/>
            </w:r>
            <w:r>
              <w:rPr>
                <w:noProof/>
                <w:webHidden/>
              </w:rPr>
              <w:fldChar w:fldCharType="begin"/>
            </w:r>
            <w:r w:rsidR="00D73C85">
              <w:rPr>
                <w:noProof/>
                <w:webHidden/>
              </w:rPr>
              <w:instrText xml:space="preserve"> PAGEREF _Toc421310692 \h </w:instrText>
            </w:r>
            <w:r>
              <w:rPr>
                <w:noProof/>
                <w:webHidden/>
              </w:rPr>
            </w:r>
            <w:r>
              <w:rPr>
                <w:noProof/>
                <w:webHidden/>
              </w:rPr>
              <w:fldChar w:fldCharType="separate"/>
            </w:r>
            <w:r w:rsidR="000879F6">
              <w:rPr>
                <w:noProof/>
                <w:webHidden/>
              </w:rPr>
              <w:t>1</w:t>
            </w:r>
            <w:r>
              <w:rPr>
                <w:noProof/>
                <w:webHidden/>
              </w:rPr>
              <w:fldChar w:fldCharType="end"/>
            </w:r>
          </w:hyperlink>
        </w:p>
        <w:p w:rsidR="00D73C85" w:rsidRDefault="00680F70">
          <w:pPr>
            <w:pStyle w:val="TOC1"/>
            <w:tabs>
              <w:tab w:val="right" w:leader="dot" w:pos="9350"/>
            </w:tabs>
            <w:rPr>
              <w:noProof/>
            </w:rPr>
          </w:pPr>
          <w:hyperlink w:anchor="_Toc421310693" w:history="1">
            <w:r w:rsidR="00D73C85" w:rsidRPr="00F73E72">
              <w:rPr>
                <w:rStyle w:val="Hyperlink"/>
                <w:rFonts w:asciiTheme="majorHAnsi" w:eastAsiaTheme="majorEastAsia" w:hAnsiTheme="majorHAnsi" w:cstheme="majorBidi"/>
                <w:b/>
                <w:bCs/>
                <w:noProof/>
              </w:rPr>
              <w:t>Software Deployment-cum-Health Monitoring Strategy Document</w:t>
            </w:r>
            <w:r w:rsidR="00D73C85">
              <w:rPr>
                <w:noProof/>
                <w:webHidden/>
              </w:rPr>
              <w:tab/>
            </w:r>
            <w:r>
              <w:rPr>
                <w:noProof/>
                <w:webHidden/>
              </w:rPr>
              <w:fldChar w:fldCharType="begin"/>
            </w:r>
            <w:r w:rsidR="00D73C85">
              <w:rPr>
                <w:noProof/>
                <w:webHidden/>
              </w:rPr>
              <w:instrText xml:space="preserve"> PAGEREF _Toc421310693 \h </w:instrText>
            </w:r>
            <w:r>
              <w:rPr>
                <w:noProof/>
                <w:webHidden/>
              </w:rPr>
            </w:r>
            <w:r>
              <w:rPr>
                <w:noProof/>
                <w:webHidden/>
              </w:rPr>
              <w:fldChar w:fldCharType="separate"/>
            </w:r>
            <w:r w:rsidR="000879F6">
              <w:rPr>
                <w:noProof/>
                <w:webHidden/>
              </w:rPr>
              <w:t>1</w:t>
            </w:r>
            <w:r>
              <w:rPr>
                <w:noProof/>
                <w:webHidden/>
              </w:rPr>
              <w:fldChar w:fldCharType="end"/>
            </w:r>
          </w:hyperlink>
        </w:p>
        <w:p w:rsidR="00D73C85" w:rsidRDefault="00680F70">
          <w:pPr>
            <w:pStyle w:val="TOC1"/>
            <w:tabs>
              <w:tab w:val="right" w:leader="dot" w:pos="9350"/>
            </w:tabs>
            <w:rPr>
              <w:noProof/>
            </w:rPr>
          </w:pPr>
          <w:hyperlink w:anchor="_Toc421310694" w:history="1">
            <w:r w:rsidR="00D73C85" w:rsidRPr="00F73E72">
              <w:rPr>
                <w:rStyle w:val="Hyperlink"/>
                <w:noProof/>
              </w:rPr>
              <w:t>Revision History</w:t>
            </w:r>
            <w:r w:rsidR="00D73C85">
              <w:rPr>
                <w:noProof/>
                <w:webHidden/>
              </w:rPr>
              <w:tab/>
            </w:r>
            <w:r>
              <w:rPr>
                <w:noProof/>
                <w:webHidden/>
              </w:rPr>
              <w:fldChar w:fldCharType="begin"/>
            </w:r>
            <w:r w:rsidR="00D73C85">
              <w:rPr>
                <w:noProof/>
                <w:webHidden/>
              </w:rPr>
              <w:instrText xml:space="preserve"> PAGEREF _Toc421310694 \h </w:instrText>
            </w:r>
            <w:r>
              <w:rPr>
                <w:noProof/>
                <w:webHidden/>
              </w:rPr>
            </w:r>
            <w:r>
              <w:rPr>
                <w:noProof/>
                <w:webHidden/>
              </w:rPr>
              <w:fldChar w:fldCharType="separate"/>
            </w:r>
            <w:r w:rsidR="000879F6">
              <w:rPr>
                <w:noProof/>
                <w:webHidden/>
              </w:rPr>
              <w:t>1</w:t>
            </w:r>
            <w:r>
              <w:rPr>
                <w:noProof/>
                <w:webHidden/>
              </w:rPr>
              <w:fldChar w:fldCharType="end"/>
            </w:r>
          </w:hyperlink>
        </w:p>
        <w:p w:rsidR="00D73C85" w:rsidRDefault="00680F70">
          <w:pPr>
            <w:pStyle w:val="TOC1"/>
            <w:tabs>
              <w:tab w:val="right" w:leader="dot" w:pos="9350"/>
            </w:tabs>
            <w:rPr>
              <w:noProof/>
            </w:rPr>
          </w:pPr>
          <w:hyperlink w:anchor="_Toc421310695" w:history="1">
            <w:r w:rsidR="00D73C85" w:rsidRPr="00F73E72">
              <w:rPr>
                <w:rStyle w:val="Hyperlink"/>
                <w:noProof/>
              </w:rPr>
              <w:t>Introduction</w:t>
            </w:r>
            <w:r w:rsidR="00D73C85">
              <w:rPr>
                <w:noProof/>
                <w:webHidden/>
              </w:rPr>
              <w:tab/>
            </w:r>
            <w:r>
              <w:rPr>
                <w:noProof/>
                <w:webHidden/>
              </w:rPr>
              <w:fldChar w:fldCharType="begin"/>
            </w:r>
            <w:r w:rsidR="00D73C85">
              <w:rPr>
                <w:noProof/>
                <w:webHidden/>
              </w:rPr>
              <w:instrText xml:space="preserve"> PAGEREF _Toc421310695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1"/>
            <w:tabs>
              <w:tab w:val="right" w:leader="dot" w:pos="9350"/>
            </w:tabs>
            <w:rPr>
              <w:noProof/>
            </w:rPr>
          </w:pPr>
          <w:hyperlink w:anchor="_Toc421310696" w:history="1">
            <w:r w:rsidR="00D73C85" w:rsidRPr="00F73E72">
              <w:rPr>
                <w:rStyle w:val="Hyperlink"/>
                <w:noProof/>
              </w:rPr>
              <w:t>Scope</w:t>
            </w:r>
            <w:r w:rsidR="00D73C85">
              <w:rPr>
                <w:noProof/>
                <w:webHidden/>
              </w:rPr>
              <w:tab/>
            </w:r>
            <w:r>
              <w:rPr>
                <w:noProof/>
                <w:webHidden/>
              </w:rPr>
              <w:fldChar w:fldCharType="begin"/>
            </w:r>
            <w:r w:rsidR="00D73C85">
              <w:rPr>
                <w:noProof/>
                <w:webHidden/>
              </w:rPr>
              <w:instrText xml:space="preserve"> PAGEREF _Toc421310696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1"/>
            <w:tabs>
              <w:tab w:val="right" w:leader="dot" w:pos="9350"/>
            </w:tabs>
            <w:rPr>
              <w:noProof/>
            </w:rPr>
          </w:pPr>
          <w:hyperlink w:anchor="_Toc421310697" w:history="1">
            <w:r w:rsidR="00D73C85" w:rsidRPr="00F73E72">
              <w:rPr>
                <w:rStyle w:val="Hyperlink"/>
                <w:noProof/>
              </w:rPr>
              <w:t>Assumptions</w:t>
            </w:r>
            <w:r w:rsidR="00D73C85">
              <w:rPr>
                <w:noProof/>
                <w:webHidden/>
              </w:rPr>
              <w:tab/>
            </w:r>
            <w:r>
              <w:rPr>
                <w:noProof/>
                <w:webHidden/>
              </w:rPr>
              <w:fldChar w:fldCharType="begin"/>
            </w:r>
            <w:r w:rsidR="00D73C85">
              <w:rPr>
                <w:noProof/>
                <w:webHidden/>
              </w:rPr>
              <w:instrText xml:space="preserve"> PAGEREF _Toc421310697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2"/>
            <w:rPr>
              <w:noProof/>
            </w:rPr>
          </w:pPr>
          <w:hyperlink w:anchor="_Toc421310698" w:history="1">
            <w:r w:rsidR="00D73C85" w:rsidRPr="00F73E72">
              <w:rPr>
                <w:rStyle w:val="Hyperlink"/>
                <w:noProof/>
              </w:rPr>
              <w:t>Deployment</w:t>
            </w:r>
            <w:r w:rsidR="00D73C85">
              <w:rPr>
                <w:noProof/>
                <w:webHidden/>
              </w:rPr>
              <w:tab/>
            </w:r>
            <w:r>
              <w:rPr>
                <w:noProof/>
                <w:webHidden/>
              </w:rPr>
              <w:fldChar w:fldCharType="begin"/>
            </w:r>
            <w:r w:rsidR="00D73C85">
              <w:rPr>
                <w:noProof/>
                <w:webHidden/>
              </w:rPr>
              <w:instrText xml:space="preserve"> PAGEREF _Toc421310698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2"/>
            <w:rPr>
              <w:noProof/>
            </w:rPr>
          </w:pPr>
          <w:hyperlink w:anchor="_Toc421310699" w:history="1">
            <w:r w:rsidR="00D73C85" w:rsidRPr="00F73E72">
              <w:rPr>
                <w:rStyle w:val="Hyperlink"/>
                <w:noProof/>
              </w:rPr>
              <w:t>Health Monitoring</w:t>
            </w:r>
            <w:r w:rsidR="00D73C85">
              <w:rPr>
                <w:noProof/>
                <w:webHidden/>
              </w:rPr>
              <w:tab/>
            </w:r>
            <w:r>
              <w:rPr>
                <w:noProof/>
                <w:webHidden/>
              </w:rPr>
              <w:fldChar w:fldCharType="begin"/>
            </w:r>
            <w:r w:rsidR="00D73C85">
              <w:rPr>
                <w:noProof/>
                <w:webHidden/>
              </w:rPr>
              <w:instrText xml:space="preserve"> PAGEREF _Toc421310699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1"/>
            <w:tabs>
              <w:tab w:val="right" w:leader="dot" w:pos="9350"/>
            </w:tabs>
            <w:rPr>
              <w:noProof/>
            </w:rPr>
          </w:pPr>
          <w:hyperlink w:anchor="_Toc421310700" w:history="1">
            <w:r w:rsidR="00D73C85" w:rsidRPr="00F73E72">
              <w:rPr>
                <w:rStyle w:val="Hyperlink"/>
                <w:noProof/>
              </w:rPr>
              <w:t xml:space="preserve">Open Issues </w:t>
            </w:r>
            <w:r w:rsidR="00D73C85">
              <w:rPr>
                <w:noProof/>
                <w:webHidden/>
              </w:rPr>
              <w:tab/>
            </w:r>
            <w:r>
              <w:rPr>
                <w:noProof/>
                <w:webHidden/>
              </w:rPr>
              <w:fldChar w:fldCharType="begin"/>
            </w:r>
            <w:r w:rsidR="00D73C85">
              <w:rPr>
                <w:noProof/>
                <w:webHidden/>
              </w:rPr>
              <w:instrText xml:space="preserve"> PAGEREF _Toc421310700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2"/>
            <w:rPr>
              <w:noProof/>
            </w:rPr>
          </w:pPr>
          <w:hyperlink w:anchor="_Toc421310701" w:history="1">
            <w:r w:rsidR="00D73C85" w:rsidRPr="00F73E72">
              <w:rPr>
                <w:rStyle w:val="Hyperlink"/>
                <w:noProof/>
              </w:rPr>
              <w:t>Deployment</w:t>
            </w:r>
            <w:r w:rsidR="00D73C85">
              <w:rPr>
                <w:noProof/>
                <w:webHidden/>
              </w:rPr>
              <w:tab/>
            </w:r>
            <w:r>
              <w:rPr>
                <w:noProof/>
                <w:webHidden/>
              </w:rPr>
              <w:fldChar w:fldCharType="begin"/>
            </w:r>
            <w:r w:rsidR="00D73C85">
              <w:rPr>
                <w:noProof/>
                <w:webHidden/>
              </w:rPr>
              <w:instrText xml:space="preserve"> PAGEREF _Toc421310701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2"/>
            <w:rPr>
              <w:noProof/>
            </w:rPr>
          </w:pPr>
          <w:hyperlink w:anchor="_Toc421310702" w:history="1">
            <w:r w:rsidR="00D73C85" w:rsidRPr="00F73E72">
              <w:rPr>
                <w:rStyle w:val="Hyperlink"/>
                <w:noProof/>
              </w:rPr>
              <w:t>Health Monitoring</w:t>
            </w:r>
            <w:r w:rsidR="00D73C85">
              <w:rPr>
                <w:noProof/>
                <w:webHidden/>
              </w:rPr>
              <w:tab/>
            </w:r>
            <w:r>
              <w:rPr>
                <w:noProof/>
                <w:webHidden/>
              </w:rPr>
              <w:fldChar w:fldCharType="begin"/>
            </w:r>
            <w:r w:rsidR="00D73C85">
              <w:rPr>
                <w:noProof/>
                <w:webHidden/>
              </w:rPr>
              <w:instrText xml:space="preserve"> PAGEREF _Toc421310702 \h </w:instrText>
            </w:r>
            <w:r>
              <w:rPr>
                <w:noProof/>
                <w:webHidden/>
              </w:rPr>
            </w:r>
            <w:r>
              <w:rPr>
                <w:noProof/>
                <w:webHidden/>
              </w:rPr>
              <w:fldChar w:fldCharType="separate"/>
            </w:r>
            <w:r w:rsidR="000879F6">
              <w:rPr>
                <w:noProof/>
                <w:webHidden/>
              </w:rPr>
              <w:t>5</w:t>
            </w:r>
            <w:r>
              <w:rPr>
                <w:noProof/>
                <w:webHidden/>
              </w:rPr>
              <w:fldChar w:fldCharType="end"/>
            </w:r>
          </w:hyperlink>
        </w:p>
        <w:p w:rsidR="00D73C85" w:rsidRDefault="00680F70">
          <w:pPr>
            <w:pStyle w:val="TOC1"/>
            <w:tabs>
              <w:tab w:val="left" w:pos="440"/>
              <w:tab w:val="right" w:leader="dot" w:pos="9350"/>
            </w:tabs>
            <w:rPr>
              <w:noProof/>
            </w:rPr>
          </w:pPr>
          <w:hyperlink w:anchor="_Toc421310703" w:history="1">
            <w:r w:rsidR="00D73C85" w:rsidRPr="00F73E72">
              <w:rPr>
                <w:rStyle w:val="Hyperlink"/>
                <w:noProof/>
              </w:rPr>
              <w:t>1.</w:t>
            </w:r>
            <w:r w:rsidR="00D73C85">
              <w:rPr>
                <w:noProof/>
              </w:rPr>
              <w:tab/>
            </w:r>
            <w:r w:rsidR="00D73C85" w:rsidRPr="00F73E72">
              <w:rPr>
                <w:rStyle w:val="Hyperlink"/>
                <w:noProof/>
              </w:rPr>
              <w:t>High level Architecture</w:t>
            </w:r>
            <w:r w:rsidR="00D73C85">
              <w:rPr>
                <w:noProof/>
                <w:webHidden/>
              </w:rPr>
              <w:tab/>
            </w:r>
            <w:r>
              <w:rPr>
                <w:noProof/>
                <w:webHidden/>
              </w:rPr>
              <w:fldChar w:fldCharType="begin"/>
            </w:r>
            <w:r w:rsidR="00D73C85">
              <w:rPr>
                <w:noProof/>
                <w:webHidden/>
              </w:rPr>
              <w:instrText xml:space="preserve"> PAGEREF _Toc421310703 \h </w:instrText>
            </w:r>
            <w:r>
              <w:rPr>
                <w:noProof/>
                <w:webHidden/>
              </w:rPr>
            </w:r>
            <w:r>
              <w:rPr>
                <w:noProof/>
                <w:webHidden/>
              </w:rPr>
              <w:fldChar w:fldCharType="separate"/>
            </w:r>
            <w:r w:rsidR="000879F6">
              <w:rPr>
                <w:noProof/>
                <w:webHidden/>
              </w:rPr>
              <w:t>6</w:t>
            </w:r>
            <w:r>
              <w:rPr>
                <w:noProof/>
                <w:webHidden/>
              </w:rPr>
              <w:fldChar w:fldCharType="end"/>
            </w:r>
          </w:hyperlink>
        </w:p>
        <w:p w:rsidR="00D73C85" w:rsidRDefault="00680F70">
          <w:pPr>
            <w:pStyle w:val="TOC2"/>
            <w:rPr>
              <w:noProof/>
            </w:rPr>
          </w:pPr>
          <w:hyperlink w:anchor="_Toc421310704" w:history="1">
            <w:r w:rsidR="00D73C85" w:rsidRPr="00F73E72">
              <w:rPr>
                <w:rStyle w:val="Hyperlink"/>
                <w:noProof/>
              </w:rPr>
              <w:t>1.1</w:t>
            </w:r>
            <w:r w:rsidR="00D73C85">
              <w:rPr>
                <w:noProof/>
              </w:rPr>
              <w:tab/>
            </w:r>
            <w:r w:rsidR="00D73C85" w:rsidRPr="00F73E72">
              <w:rPr>
                <w:rStyle w:val="Hyperlink"/>
                <w:noProof/>
              </w:rPr>
              <w:t>Web Tier</w:t>
            </w:r>
            <w:r w:rsidR="00D73C85">
              <w:rPr>
                <w:noProof/>
                <w:webHidden/>
              </w:rPr>
              <w:tab/>
            </w:r>
            <w:r>
              <w:rPr>
                <w:noProof/>
                <w:webHidden/>
              </w:rPr>
              <w:fldChar w:fldCharType="begin"/>
            </w:r>
            <w:r w:rsidR="00D73C85">
              <w:rPr>
                <w:noProof/>
                <w:webHidden/>
              </w:rPr>
              <w:instrText xml:space="preserve"> PAGEREF _Toc421310704 \h </w:instrText>
            </w:r>
            <w:r>
              <w:rPr>
                <w:noProof/>
                <w:webHidden/>
              </w:rPr>
            </w:r>
            <w:r>
              <w:rPr>
                <w:noProof/>
                <w:webHidden/>
              </w:rPr>
              <w:fldChar w:fldCharType="separate"/>
            </w:r>
            <w:r w:rsidR="000879F6">
              <w:rPr>
                <w:noProof/>
                <w:webHidden/>
              </w:rPr>
              <w:t>6</w:t>
            </w:r>
            <w:r>
              <w:rPr>
                <w:noProof/>
                <w:webHidden/>
              </w:rPr>
              <w:fldChar w:fldCharType="end"/>
            </w:r>
          </w:hyperlink>
        </w:p>
        <w:p w:rsidR="00D73C85" w:rsidRDefault="00680F70">
          <w:pPr>
            <w:pStyle w:val="TOC2"/>
            <w:rPr>
              <w:noProof/>
            </w:rPr>
          </w:pPr>
          <w:hyperlink w:anchor="_Toc421310705" w:history="1">
            <w:r w:rsidR="00D73C85" w:rsidRPr="00F73E72">
              <w:rPr>
                <w:rStyle w:val="Hyperlink"/>
                <w:noProof/>
              </w:rPr>
              <w:t>1.2</w:t>
            </w:r>
            <w:r w:rsidR="00D73C85">
              <w:rPr>
                <w:noProof/>
              </w:rPr>
              <w:tab/>
            </w:r>
            <w:r w:rsidR="00D73C85" w:rsidRPr="00F73E72">
              <w:rPr>
                <w:rStyle w:val="Hyperlink"/>
                <w:noProof/>
              </w:rPr>
              <w:t>Database Tier</w:t>
            </w:r>
            <w:r w:rsidR="00D73C85">
              <w:rPr>
                <w:noProof/>
                <w:webHidden/>
              </w:rPr>
              <w:tab/>
            </w:r>
            <w:r>
              <w:rPr>
                <w:noProof/>
                <w:webHidden/>
              </w:rPr>
              <w:fldChar w:fldCharType="begin"/>
            </w:r>
            <w:r w:rsidR="00D73C85">
              <w:rPr>
                <w:noProof/>
                <w:webHidden/>
              </w:rPr>
              <w:instrText xml:space="preserve"> PAGEREF _Toc421310705 \h </w:instrText>
            </w:r>
            <w:r>
              <w:rPr>
                <w:noProof/>
                <w:webHidden/>
              </w:rPr>
            </w:r>
            <w:r>
              <w:rPr>
                <w:noProof/>
                <w:webHidden/>
              </w:rPr>
              <w:fldChar w:fldCharType="separate"/>
            </w:r>
            <w:r w:rsidR="000879F6">
              <w:rPr>
                <w:noProof/>
                <w:webHidden/>
              </w:rPr>
              <w:t>7</w:t>
            </w:r>
            <w:r>
              <w:rPr>
                <w:noProof/>
                <w:webHidden/>
              </w:rPr>
              <w:fldChar w:fldCharType="end"/>
            </w:r>
          </w:hyperlink>
        </w:p>
        <w:p w:rsidR="00D73C85" w:rsidRDefault="00680F70">
          <w:pPr>
            <w:pStyle w:val="TOC1"/>
            <w:tabs>
              <w:tab w:val="left" w:pos="440"/>
              <w:tab w:val="right" w:leader="dot" w:pos="9350"/>
            </w:tabs>
            <w:rPr>
              <w:noProof/>
            </w:rPr>
          </w:pPr>
          <w:hyperlink w:anchor="_Toc421310706" w:history="1">
            <w:r w:rsidR="00D73C85" w:rsidRPr="00F73E72">
              <w:rPr>
                <w:rStyle w:val="Hyperlink"/>
                <w:noProof/>
              </w:rPr>
              <w:t>2.</w:t>
            </w:r>
            <w:r w:rsidR="00D73C85">
              <w:rPr>
                <w:noProof/>
              </w:rPr>
              <w:tab/>
            </w:r>
            <w:r w:rsidR="00D73C85" w:rsidRPr="00F73E72">
              <w:rPr>
                <w:rStyle w:val="Hyperlink"/>
                <w:noProof/>
              </w:rPr>
              <w:t>Deployment</w:t>
            </w:r>
            <w:r w:rsidR="00D73C85">
              <w:rPr>
                <w:noProof/>
                <w:webHidden/>
              </w:rPr>
              <w:tab/>
            </w:r>
            <w:r>
              <w:rPr>
                <w:noProof/>
                <w:webHidden/>
              </w:rPr>
              <w:fldChar w:fldCharType="begin"/>
            </w:r>
            <w:r w:rsidR="00D73C85">
              <w:rPr>
                <w:noProof/>
                <w:webHidden/>
              </w:rPr>
              <w:instrText xml:space="preserve"> PAGEREF _Toc421310706 \h </w:instrText>
            </w:r>
            <w:r>
              <w:rPr>
                <w:noProof/>
                <w:webHidden/>
              </w:rPr>
            </w:r>
            <w:r>
              <w:rPr>
                <w:noProof/>
                <w:webHidden/>
              </w:rPr>
              <w:fldChar w:fldCharType="separate"/>
            </w:r>
            <w:r w:rsidR="000879F6">
              <w:rPr>
                <w:noProof/>
                <w:webHidden/>
              </w:rPr>
              <w:t>7</w:t>
            </w:r>
            <w:r>
              <w:rPr>
                <w:noProof/>
                <w:webHidden/>
              </w:rPr>
              <w:fldChar w:fldCharType="end"/>
            </w:r>
          </w:hyperlink>
        </w:p>
        <w:p w:rsidR="00D73C85" w:rsidRDefault="00680F70">
          <w:pPr>
            <w:pStyle w:val="TOC2"/>
            <w:rPr>
              <w:noProof/>
            </w:rPr>
          </w:pPr>
          <w:hyperlink w:anchor="_Toc421310707" w:history="1">
            <w:r w:rsidR="00D73C85" w:rsidRPr="00F73E72">
              <w:rPr>
                <w:rStyle w:val="Hyperlink"/>
                <w:noProof/>
              </w:rPr>
              <w:t>2.1</w:t>
            </w:r>
            <w:r w:rsidR="00D73C85">
              <w:rPr>
                <w:noProof/>
              </w:rPr>
              <w:tab/>
            </w:r>
            <w:r w:rsidR="00D73C85" w:rsidRPr="00F73E72">
              <w:rPr>
                <w:rStyle w:val="Hyperlink"/>
                <w:noProof/>
              </w:rPr>
              <w:t>Roles</w:t>
            </w:r>
            <w:r w:rsidR="00D73C85">
              <w:rPr>
                <w:noProof/>
                <w:webHidden/>
              </w:rPr>
              <w:tab/>
            </w:r>
            <w:r>
              <w:rPr>
                <w:noProof/>
                <w:webHidden/>
              </w:rPr>
              <w:fldChar w:fldCharType="begin"/>
            </w:r>
            <w:r w:rsidR="00D73C85">
              <w:rPr>
                <w:noProof/>
                <w:webHidden/>
              </w:rPr>
              <w:instrText xml:space="preserve"> PAGEREF _Toc421310707 \h </w:instrText>
            </w:r>
            <w:r>
              <w:rPr>
                <w:noProof/>
                <w:webHidden/>
              </w:rPr>
            </w:r>
            <w:r>
              <w:rPr>
                <w:noProof/>
                <w:webHidden/>
              </w:rPr>
              <w:fldChar w:fldCharType="separate"/>
            </w:r>
            <w:r w:rsidR="000879F6">
              <w:rPr>
                <w:noProof/>
                <w:webHidden/>
              </w:rPr>
              <w:t>9</w:t>
            </w:r>
            <w:r>
              <w:rPr>
                <w:noProof/>
                <w:webHidden/>
              </w:rPr>
              <w:fldChar w:fldCharType="end"/>
            </w:r>
          </w:hyperlink>
        </w:p>
        <w:p w:rsidR="00D73C85" w:rsidRDefault="00680F70">
          <w:pPr>
            <w:pStyle w:val="TOC2"/>
            <w:rPr>
              <w:noProof/>
            </w:rPr>
          </w:pPr>
          <w:hyperlink w:anchor="_Toc421310708" w:history="1">
            <w:r w:rsidR="00D73C85" w:rsidRPr="00F73E72">
              <w:rPr>
                <w:rStyle w:val="Hyperlink"/>
                <w:noProof/>
              </w:rPr>
              <w:t>2.1.1</w:t>
            </w:r>
            <w:r w:rsidR="00D73C85">
              <w:rPr>
                <w:noProof/>
              </w:rPr>
              <w:tab/>
            </w:r>
            <w:r w:rsidR="00D73C85" w:rsidRPr="00F73E72">
              <w:rPr>
                <w:rStyle w:val="Hyperlink"/>
                <w:noProof/>
              </w:rPr>
              <w:t>MOTECH Webserver</w:t>
            </w:r>
            <w:r w:rsidR="00D73C85">
              <w:rPr>
                <w:noProof/>
                <w:webHidden/>
              </w:rPr>
              <w:tab/>
            </w:r>
            <w:r>
              <w:rPr>
                <w:noProof/>
                <w:webHidden/>
              </w:rPr>
              <w:fldChar w:fldCharType="begin"/>
            </w:r>
            <w:r w:rsidR="00D73C85">
              <w:rPr>
                <w:noProof/>
                <w:webHidden/>
              </w:rPr>
              <w:instrText xml:space="preserve"> PAGEREF _Toc421310708 \h </w:instrText>
            </w:r>
            <w:r>
              <w:rPr>
                <w:noProof/>
                <w:webHidden/>
              </w:rPr>
            </w:r>
            <w:r>
              <w:rPr>
                <w:noProof/>
                <w:webHidden/>
              </w:rPr>
              <w:fldChar w:fldCharType="separate"/>
            </w:r>
            <w:r w:rsidR="000879F6">
              <w:rPr>
                <w:noProof/>
                <w:webHidden/>
              </w:rPr>
              <w:t>9</w:t>
            </w:r>
            <w:r>
              <w:rPr>
                <w:noProof/>
                <w:webHidden/>
              </w:rPr>
              <w:fldChar w:fldCharType="end"/>
            </w:r>
          </w:hyperlink>
        </w:p>
        <w:p w:rsidR="00D73C85" w:rsidRDefault="00680F70">
          <w:pPr>
            <w:pStyle w:val="TOC2"/>
            <w:rPr>
              <w:noProof/>
            </w:rPr>
          </w:pPr>
          <w:hyperlink w:anchor="_Toc421310709" w:history="1">
            <w:r w:rsidR="00D73C85" w:rsidRPr="00F73E72">
              <w:rPr>
                <w:rStyle w:val="Hyperlink"/>
                <w:noProof/>
              </w:rPr>
              <w:t>2.1.2</w:t>
            </w:r>
            <w:r w:rsidR="00D73C85">
              <w:rPr>
                <w:noProof/>
              </w:rPr>
              <w:tab/>
            </w:r>
            <w:r w:rsidR="00D73C85" w:rsidRPr="00F73E72">
              <w:rPr>
                <w:rStyle w:val="Hyperlink"/>
                <w:noProof/>
              </w:rPr>
              <w:t>MOTECHdbserver</w:t>
            </w:r>
            <w:r w:rsidR="00D73C85">
              <w:rPr>
                <w:noProof/>
                <w:webHidden/>
              </w:rPr>
              <w:tab/>
            </w:r>
            <w:r>
              <w:rPr>
                <w:noProof/>
                <w:webHidden/>
              </w:rPr>
              <w:fldChar w:fldCharType="begin"/>
            </w:r>
            <w:r w:rsidR="00D73C85">
              <w:rPr>
                <w:noProof/>
                <w:webHidden/>
              </w:rPr>
              <w:instrText xml:space="preserve"> PAGEREF _Toc421310709 \h </w:instrText>
            </w:r>
            <w:r>
              <w:rPr>
                <w:noProof/>
                <w:webHidden/>
              </w:rPr>
            </w:r>
            <w:r>
              <w:rPr>
                <w:noProof/>
                <w:webHidden/>
              </w:rPr>
              <w:fldChar w:fldCharType="separate"/>
            </w:r>
            <w:r w:rsidR="000879F6">
              <w:rPr>
                <w:noProof/>
                <w:webHidden/>
              </w:rPr>
              <w:t>10</w:t>
            </w:r>
            <w:r>
              <w:rPr>
                <w:noProof/>
                <w:webHidden/>
              </w:rPr>
              <w:fldChar w:fldCharType="end"/>
            </w:r>
          </w:hyperlink>
        </w:p>
        <w:p w:rsidR="00D73C85" w:rsidRDefault="00680F70">
          <w:pPr>
            <w:pStyle w:val="TOC2"/>
            <w:rPr>
              <w:noProof/>
            </w:rPr>
          </w:pPr>
          <w:hyperlink w:anchor="_Toc421310710" w:history="1">
            <w:r w:rsidR="00D73C85" w:rsidRPr="00F73E72">
              <w:rPr>
                <w:rStyle w:val="Hyperlink"/>
                <w:noProof/>
              </w:rPr>
              <w:t>2.1.3</w:t>
            </w:r>
            <w:r w:rsidR="00D73C85">
              <w:rPr>
                <w:noProof/>
              </w:rPr>
              <w:tab/>
            </w:r>
            <w:r w:rsidR="00D73C85" w:rsidRPr="00F73E72">
              <w:rPr>
                <w:rStyle w:val="Hyperlink"/>
                <w:noProof/>
              </w:rPr>
              <w:t>Reporting Web Server</w:t>
            </w:r>
            <w:r w:rsidR="00D73C85">
              <w:rPr>
                <w:noProof/>
                <w:webHidden/>
              </w:rPr>
              <w:tab/>
            </w:r>
            <w:r>
              <w:rPr>
                <w:noProof/>
                <w:webHidden/>
              </w:rPr>
              <w:fldChar w:fldCharType="begin"/>
            </w:r>
            <w:r w:rsidR="00D73C85">
              <w:rPr>
                <w:noProof/>
                <w:webHidden/>
              </w:rPr>
              <w:instrText xml:space="preserve"> PAGEREF _Toc421310710 \h </w:instrText>
            </w:r>
            <w:r>
              <w:rPr>
                <w:noProof/>
                <w:webHidden/>
              </w:rPr>
            </w:r>
            <w:r>
              <w:rPr>
                <w:noProof/>
                <w:webHidden/>
              </w:rPr>
              <w:fldChar w:fldCharType="separate"/>
            </w:r>
            <w:r w:rsidR="000879F6">
              <w:rPr>
                <w:noProof/>
                <w:webHidden/>
              </w:rPr>
              <w:t>10</w:t>
            </w:r>
            <w:r>
              <w:rPr>
                <w:noProof/>
                <w:webHidden/>
              </w:rPr>
              <w:fldChar w:fldCharType="end"/>
            </w:r>
          </w:hyperlink>
        </w:p>
        <w:p w:rsidR="00D73C85" w:rsidRDefault="00680F70">
          <w:pPr>
            <w:pStyle w:val="TOC2"/>
            <w:rPr>
              <w:noProof/>
            </w:rPr>
          </w:pPr>
          <w:hyperlink w:anchor="_Toc421310711" w:history="1">
            <w:r w:rsidR="00D73C85" w:rsidRPr="00F73E72">
              <w:rPr>
                <w:rStyle w:val="Hyperlink"/>
                <w:noProof/>
              </w:rPr>
              <w:t>2.1.4</w:t>
            </w:r>
            <w:r w:rsidR="00D73C85">
              <w:rPr>
                <w:noProof/>
              </w:rPr>
              <w:tab/>
            </w:r>
            <w:r w:rsidR="00D73C85" w:rsidRPr="00F73E72">
              <w:rPr>
                <w:rStyle w:val="Hyperlink"/>
                <w:noProof/>
              </w:rPr>
              <w:t>ReportingDBServer</w:t>
            </w:r>
            <w:r w:rsidR="00D73C85">
              <w:rPr>
                <w:noProof/>
                <w:webHidden/>
              </w:rPr>
              <w:tab/>
            </w:r>
            <w:r>
              <w:rPr>
                <w:noProof/>
                <w:webHidden/>
              </w:rPr>
              <w:fldChar w:fldCharType="begin"/>
            </w:r>
            <w:r w:rsidR="00D73C85">
              <w:rPr>
                <w:noProof/>
                <w:webHidden/>
              </w:rPr>
              <w:instrText xml:space="preserve"> PAGEREF _Toc421310711 \h </w:instrText>
            </w:r>
            <w:r>
              <w:rPr>
                <w:noProof/>
                <w:webHidden/>
              </w:rPr>
            </w:r>
            <w:r>
              <w:rPr>
                <w:noProof/>
                <w:webHidden/>
              </w:rPr>
              <w:fldChar w:fldCharType="separate"/>
            </w:r>
            <w:r w:rsidR="000879F6">
              <w:rPr>
                <w:noProof/>
                <w:webHidden/>
              </w:rPr>
              <w:t>11</w:t>
            </w:r>
            <w:r>
              <w:rPr>
                <w:noProof/>
                <w:webHidden/>
              </w:rPr>
              <w:fldChar w:fldCharType="end"/>
            </w:r>
          </w:hyperlink>
        </w:p>
        <w:p w:rsidR="00D73C85" w:rsidRDefault="00680F70">
          <w:pPr>
            <w:pStyle w:val="TOC1"/>
            <w:tabs>
              <w:tab w:val="left" w:pos="440"/>
              <w:tab w:val="right" w:leader="dot" w:pos="9350"/>
            </w:tabs>
            <w:rPr>
              <w:noProof/>
            </w:rPr>
          </w:pPr>
          <w:hyperlink w:anchor="_Toc421310714" w:history="1">
            <w:r w:rsidR="00D73C85" w:rsidRPr="00F73E72">
              <w:rPr>
                <w:rStyle w:val="Hyperlink"/>
                <w:noProof/>
              </w:rPr>
              <w:t>3.</w:t>
            </w:r>
            <w:r w:rsidR="00D73C85">
              <w:rPr>
                <w:noProof/>
              </w:rPr>
              <w:tab/>
            </w:r>
            <w:r w:rsidR="00D73C85" w:rsidRPr="00F73E72">
              <w:rPr>
                <w:rStyle w:val="Hyperlink"/>
                <w:noProof/>
              </w:rPr>
              <w:t>Monitoring</w:t>
            </w:r>
            <w:r w:rsidR="00D73C85">
              <w:rPr>
                <w:noProof/>
                <w:webHidden/>
              </w:rPr>
              <w:tab/>
            </w:r>
            <w:r>
              <w:rPr>
                <w:noProof/>
                <w:webHidden/>
              </w:rPr>
              <w:fldChar w:fldCharType="begin"/>
            </w:r>
            <w:r w:rsidR="00D73C85">
              <w:rPr>
                <w:noProof/>
                <w:webHidden/>
              </w:rPr>
              <w:instrText xml:space="preserve"> PAGEREF _Toc421310714 \h </w:instrText>
            </w:r>
            <w:r>
              <w:rPr>
                <w:noProof/>
                <w:webHidden/>
              </w:rPr>
            </w:r>
            <w:r>
              <w:rPr>
                <w:noProof/>
                <w:webHidden/>
              </w:rPr>
              <w:fldChar w:fldCharType="separate"/>
            </w:r>
            <w:r w:rsidR="000879F6">
              <w:rPr>
                <w:noProof/>
                <w:webHidden/>
              </w:rPr>
              <w:t>13</w:t>
            </w:r>
            <w:r>
              <w:rPr>
                <w:noProof/>
                <w:webHidden/>
              </w:rPr>
              <w:fldChar w:fldCharType="end"/>
            </w:r>
          </w:hyperlink>
        </w:p>
        <w:p w:rsidR="00D73C85" w:rsidRDefault="00680F70">
          <w:pPr>
            <w:pStyle w:val="TOC2"/>
            <w:rPr>
              <w:noProof/>
            </w:rPr>
          </w:pPr>
          <w:hyperlink w:anchor="_Toc421310715" w:history="1">
            <w:r w:rsidR="00D73C85" w:rsidRPr="00F73E72">
              <w:rPr>
                <w:rStyle w:val="Hyperlink"/>
                <w:noProof/>
              </w:rPr>
              <w:t>3.1</w:t>
            </w:r>
            <w:r w:rsidR="00D73C85">
              <w:rPr>
                <w:noProof/>
              </w:rPr>
              <w:tab/>
            </w:r>
            <w:r w:rsidR="00D73C85" w:rsidRPr="00F73E72">
              <w:rPr>
                <w:rStyle w:val="Hyperlink"/>
                <w:noProof/>
              </w:rPr>
              <w:t>NMS Monitored Services</w:t>
            </w:r>
            <w:r w:rsidR="00D73C85">
              <w:rPr>
                <w:noProof/>
                <w:webHidden/>
              </w:rPr>
              <w:tab/>
            </w:r>
            <w:r>
              <w:rPr>
                <w:noProof/>
                <w:webHidden/>
              </w:rPr>
              <w:fldChar w:fldCharType="begin"/>
            </w:r>
            <w:r w:rsidR="00D73C85">
              <w:rPr>
                <w:noProof/>
                <w:webHidden/>
              </w:rPr>
              <w:instrText xml:space="preserve"> PAGEREF _Toc421310715 \h </w:instrText>
            </w:r>
            <w:r>
              <w:rPr>
                <w:noProof/>
                <w:webHidden/>
              </w:rPr>
            </w:r>
            <w:r>
              <w:rPr>
                <w:noProof/>
                <w:webHidden/>
              </w:rPr>
              <w:fldChar w:fldCharType="separate"/>
            </w:r>
            <w:r w:rsidR="000879F6">
              <w:rPr>
                <w:noProof/>
                <w:webHidden/>
              </w:rPr>
              <w:t>14</w:t>
            </w:r>
            <w:r>
              <w:rPr>
                <w:noProof/>
                <w:webHidden/>
              </w:rPr>
              <w:fldChar w:fldCharType="end"/>
            </w:r>
          </w:hyperlink>
        </w:p>
        <w:p w:rsidR="00D73C85" w:rsidRDefault="00680F70">
          <w:pPr>
            <w:pStyle w:val="TOC2"/>
            <w:rPr>
              <w:noProof/>
            </w:rPr>
          </w:pPr>
          <w:hyperlink w:anchor="_Toc421310716" w:history="1">
            <w:r w:rsidR="00D73C85" w:rsidRPr="00F73E72">
              <w:rPr>
                <w:rStyle w:val="Hyperlink"/>
                <w:noProof/>
              </w:rPr>
              <w:t>3.2</w:t>
            </w:r>
            <w:r w:rsidR="00D73C85">
              <w:rPr>
                <w:noProof/>
              </w:rPr>
              <w:tab/>
            </w:r>
            <w:r w:rsidR="00D73C85" w:rsidRPr="00F73E72">
              <w:rPr>
                <w:rStyle w:val="Hyperlink"/>
                <w:noProof/>
              </w:rPr>
              <w:t>Monitoring User</w:t>
            </w:r>
            <w:r w:rsidR="00D73C85">
              <w:rPr>
                <w:noProof/>
                <w:webHidden/>
              </w:rPr>
              <w:tab/>
            </w:r>
            <w:r>
              <w:rPr>
                <w:noProof/>
                <w:webHidden/>
              </w:rPr>
              <w:fldChar w:fldCharType="begin"/>
            </w:r>
            <w:r w:rsidR="00D73C85">
              <w:rPr>
                <w:noProof/>
                <w:webHidden/>
              </w:rPr>
              <w:instrText xml:space="preserve"> PAGEREF _Toc421310716 \h </w:instrText>
            </w:r>
            <w:r>
              <w:rPr>
                <w:noProof/>
                <w:webHidden/>
              </w:rPr>
            </w:r>
            <w:r>
              <w:rPr>
                <w:noProof/>
                <w:webHidden/>
              </w:rPr>
              <w:fldChar w:fldCharType="separate"/>
            </w:r>
            <w:r w:rsidR="000879F6">
              <w:rPr>
                <w:noProof/>
                <w:webHidden/>
              </w:rPr>
              <w:t>15</w:t>
            </w:r>
            <w:r>
              <w:rPr>
                <w:noProof/>
                <w:webHidden/>
              </w:rPr>
              <w:fldChar w:fldCharType="end"/>
            </w:r>
          </w:hyperlink>
        </w:p>
        <w:p w:rsidR="00D73C85" w:rsidRDefault="00680F70">
          <w:pPr>
            <w:pStyle w:val="TOC1"/>
            <w:tabs>
              <w:tab w:val="left" w:pos="440"/>
              <w:tab w:val="right" w:leader="dot" w:pos="9350"/>
            </w:tabs>
            <w:rPr>
              <w:noProof/>
            </w:rPr>
          </w:pPr>
          <w:hyperlink w:anchor="_Toc421310717" w:history="1">
            <w:r w:rsidR="00D73C85" w:rsidRPr="00F73E72">
              <w:rPr>
                <w:rStyle w:val="Hyperlink"/>
                <w:noProof/>
              </w:rPr>
              <w:t>4.</w:t>
            </w:r>
            <w:r w:rsidR="00D73C85">
              <w:rPr>
                <w:noProof/>
              </w:rPr>
              <w:tab/>
            </w:r>
            <w:r w:rsidR="00D73C85" w:rsidRPr="00F73E72">
              <w:rPr>
                <w:rStyle w:val="Hyperlink"/>
                <w:noProof/>
              </w:rPr>
              <w:t>Appendix</w:t>
            </w:r>
            <w:r w:rsidR="00D73C85">
              <w:rPr>
                <w:noProof/>
                <w:webHidden/>
              </w:rPr>
              <w:tab/>
            </w:r>
            <w:r>
              <w:rPr>
                <w:noProof/>
                <w:webHidden/>
              </w:rPr>
              <w:fldChar w:fldCharType="begin"/>
            </w:r>
            <w:r w:rsidR="00D73C85">
              <w:rPr>
                <w:noProof/>
                <w:webHidden/>
              </w:rPr>
              <w:instrText xml:space="preserve"> PAGEREF _Toc421310717 \h </w:instrText>
            </w:r>
            <w:r>
              <w:rPr>
                <w:noProof/>
                <w:webHidden/>
              </w:rPr>
            </w:r>
            <w:r>
              <w:rPr>
                <w:noProof/>
                <w:webHidden/>
              </w:rPr>
              <w:fldChar w:fldCharType="separate"/>
            </w:r>
            <w:r w:rsidR="000879F6">
              <w:rPr>
                <w:noProof/>
                <w:webHidden/>
              </w:rPr>
              <w:t>15</w:t>
            </w:r>
            <w:r>
              <w:rPr>
                <w:noProof/>
                <w:webHidden/>
              </w:rPr>
              <w:fldChar w:fldCharType="end"/>
            </w:r>
          </w:hyperlink>
        </w:p>
        <w:p w:rsidR="00D73C85" w:rsidRDefault="00680F70">
          <w:pPr>
            <w:pStyle w:val="TOC2"/>
            <w:rPr>
              <w:noProof/>
            </w:rPr>
          </w:pPr>
          <w:hyperlink w:anchor="_Toc421310718" w:history="1">
            <w:r w:rsidR="00D73C85" w:rsidRPr="00F73E72">
              <w:rPr>
                <w:rStyle w:val="Hyperlink"/>
                <w:noProof/>
              </w:rPr>
              <w:t>4.1</w:t>
            </w:r>
            <w:r w:rsidR="00D73C85">
              <w:rPr>
                <w:noProof/>
              </w:rPr>
              <w:tab/>
            </w:r>
            <w:r w:rsidR="00D73C85" w:rsidRPr="00F73E72">
              <w:rPr>
                <w:rStyle w:val="Hyperlink"/>
                <w:noProof/>
              </w:rPr>
              <w:t>Nagios POC</w:t>
            </w:r>
            <w:r w:rsidR="00D73C85">
              <w:rPr>
                <w:noProof/>
                <w:webHidden/>
              </w:rPr>
              <w:tab/>
            </w:r>
            <w:r>
              <w:rPr>
                <w:noProof/>
                <w:webHidden/>
              </w:rPr>
              <w:fldChar w:fldCharType="begin"/>
            </w:r>
            <w:r w:rsidR="00D73C85">
              <w:rPr>
                <w:noProof/>
                <w:webHidden/>
              </w:rPr>
              <w:instrText xml:space="preserve"> PAGEREF _Toc421310718 \h </w:instrText>
            </w:r>
            <w:r>
              <w:rPr>
                <w:noProof/>
                <w:webHidden/>
              </w:rPr>
            </w:r>
            <w:r>
              <w:rPr>
                <w:noProof/>
                <w:webHidden/>
              </w:rPr>
              <w:fldChar w:fldCharType="separate"/>
            </w:r>
            <w:r w:rsidR="000879F6">
              <w:rPr>
                <w:noProof/>
                <w:webHidden/>
              </w:rPr>
              <w:t>15</w:t>
            </w:r>
            <w:r>
              <w:rPr>
                <w:noProof/>
                <w:webHidden/>
              </w:rPr>
              <w:fldChar w:fldCharType="end"/>
            </w:r>
          </w:hyperlink>
        </w:p>
        <w:p w:rsidR="00D73C85" w:rsidRDefault="00680F70">
          <w:pPr>
            <w:pStyle w:val="TOC2"/>
            <w:rPr>
              <w:noProof/>
            </w:rPr>
          </w:pPr>
          <w:hyperlink w:anchor="_Toc421310719" w:history="1">
            <w:r w:rsidR="00D73C85" w:rsidRPr="00F73E72">
              <w:rPr>
                <w:rStyle w:val="Hyperlink"/>
                <w:noProof/>
              </w:rPr>
              <w:t>4.1.1</w:t>
            </w:r>
            <w:r w:rsidR="00D73C85">
              <w:rPr>
                <w:noProof/>
              </w:rPr>
              <w:tab/>
            </w:r>
            <w:r w:rsidR="00D73C85" w:rsidRPr="00F73E72">
              <w:rPr>
                <w:rStyle w:val="Hyperlink"/>
                <w:noProof/>
              </w:rPr>
              <w:t>Hosts Status Details For all Host Groups</w:t>
            </w:r>
            <w:r w:rsidR="00D73C85">
              <w:rPr>
                <w:noProof/>
                <w:webHidden/>
              </w:rPr>
              <w:tab/>
            </w:r>
            <w:r>
              <w:rPr>
                <w:noProof/>
                <w:webHidden/>
              </w:rPr>
              <w:fldChar w:fldCharType="begin"/>
            </w:r>
            <w:r w:rsidR="00D73C85">
              <w:rPr>
                <w:noProof/>
                <w:webHidden/>
              </w:rPr>
              <w:instrText xml:space="preserve"> PAGEREF _Toc421310719 \h </w:instrText>
            </w:r>
            <w:r>
              <w:rPr>
                <w:noProof/>
                <w:webHidden/>
              </w:rPr>
            </w:r>
            <w:r>
              <w:rPr>
                <w:noProof/>
                <w:webHidden/>
              </w:rPr>
              <w:fldChar w:fldCharType="separate"/>
            </w:r>
            <w:r w:rsidR="000879F6">
              <w:rPr>
                <w:noProof/>
                <w:webHidden/>
              </w:rPr>
              <w:t>16</w:t>
            </w:r>
            <w:r>
              <w:rPr>
                <w:noProof/>
                <w:webHidden/>
              </w:rPr>
              <w:fldChar w:fldCharType="end"/>
            </w:r>
          </w:hyperlink>
        </w:p>
        <w:p w:rsidR="00D73C85" w:rsidRDefault="00680F70">
          <w:pPr>
            <w:pStyle w:val="TOC2"/>
            <w:rPr>
              <w:noProof/>
            </w:rPr>
          </w:pPr>
          <w:hyperlink w:anchor="_Toc421310720" w:history="1">
            <w:r w:rsidR="00D73C85" w:rsidRPr="00F73E72">
              <w:rPr>
                <w:rStyle w:val="Hyperlink"/>
                <w:noProof/>
              </w:rPr>
              <w:t>4.1.2</w:t>
            </w:r>
            <w:r w:rsidR="00D73C85">
              <w:rPr>
                <w:noProof/>
              </w:rPr>
              <w:tab/>
            </w:r>
            <w:r w:rsidR="00D73C85" w:rsidRPr="00F73E72">
              <w:rPr>
                <w:rStyle w:val="Hyperlink"/>
                <w:noProof/>
              </w:rPr>
              <w:t>Service Status Details For all Hosts</w:t>
            </w:r>
            <w:r w:rsidR="00D73C85">
              <w:rPr>
                <w:noProof/>
                <w:webHidden/>
              </w:rPr>
              <w:tab/>
            </w:r>
            <w:r>
              <w:rPr>
                <w:noProof/>
                <w:webHidden/>
              </w:rPr>
              <w:fldChar w:fldCharType="begin"/>
            </w:r>
            <w:r w:rsidR="00D73C85">
              <w:rPr>
                <w:noProof/>
                <w:webHidden/>
              </w:rPr>
              <w:instrText xml:space="preserve"> PAGEREF _Toc421310720 \h </w:instrText>
            </w:r>
            <w:r>
              <w:rPr>
                <w:noProof/>
                <w:webHidden/>
              </w:rPr>
            </w:r>
            <w:r>
              <w:rPr>
                <w:noProof/>
                <w:webHidden/>
              </w:rPr>
              <w:fldChar w:fldCharType="separate"/>
            </w:r>
            <w:r w:rsidR="000879F6">
              <w:rPr>
                <w:noProof/>
                <w:webHidden/>
              </w:rPr>
              <w:t>16</w:t>
            </w:r>
            <w:r>
              <w:rPr>
                <w:noProof/>
                <w:webHidden/>
              </w:rPr>
              <w:fldChar w:fldCharType="end"/>
            </w:r>
          </w:hyperlink>
        </w:p>
        <w:p w:rsidR="00D73C85" w:rsidRDefault="00680F70">
          <w:pPr>
            <w:pStyle w:val="TOC2"/>
            <w:rPr>
              <w:noProof/>
            </w:rPr>
          </w:pPr>
          <w:hyperlink w:anchor="_Toc421310721" w:history="1">
            <w:r w:rsidR="00D73C85" w:rsidRPr="00F73E72">
              <w:rPr>
                <w:rStyle w:val="Hyperlink"/>
                <w:noProof/>
              </w:rPr>
              <w:t>4.1.3</w:t>
            </w:r>
            <w:r w:rsidR="00D73C85">
              <w:rPr>
                <w:noProof/>
              </w:rPr>
              <w:tab/>
            </w:r>
            <w:r w:rsidR="00D73C85" w:rsidRPr="00F73E72">
              <w:rPr>
                <w:rStyle w:val="Hyperlink"/>
                <w:noProof/>
              </w:rPr>
              <w:t>Service Overview for all Host Groups</w:t>
            </w:r>
            <w:r w:rsidR="00D73C85">
              <w:rPr>
                <w:noProof/>
                <w:webHidden/>
              </w:rPr>
              <w:tab/>
            </w:r>
            <w:r>
              <w:rPr>
                <w:noProof/>
                <w:webHidden/>
              </w:rPr>
              <w:fldChar w:fldCharType="begin"/>
            </w:r>
            <w:r w:rsidR="00D73C85">
              <w:rPr>
                <w:noProof/>
                <w:webHidden/>
              </w:rPr>
              <w:instrText xml:space="preserve"> PAGEREF _Toc421310721 \h </w:instrText>
            </w:r>
            <w:r>
              <w:rPr>
                <w:noProof/>
                <w:webHidden/>
              </w:rPr>
            </w:r>
            <w:r>
              <w:rPr>
                <w:noProof/>
                <w:webHidden/>
              </w:rPr>
              <w:fldChar w:fldCharType="separate"/>
            </w:r>
            <w:r w:rsidR="000879F6">
              <w:rPr>
                <w:noProof/>
                <w:webHidden/>
              </w:rPr>
              <w:t>17</w:t>
            </w:r>
            <w:r>
              <w:rPr>
                <w:noProof/>
                <w:webHidden/>
              </w:rPr>
              <w:fldChar w:fldCharType="end"/>
            </w:r>
          </w:hyperlink>
        </w:p>
        <w:p w:rsidR="00D73C85" w:rsidRDefault="00680F70">
          <w:pPr>
            <w:pStyle w:val="TOC2"/>
            <w:rPr>
              <w:noProof/>
            </w:rPr>
          </w:pPr>
          <w:hyperlink w:anchor="_Toc421310722" w:history="1">
            <w:r w:rsidR="00D73C85" w:rsidRPr="00F73E72">
              <w:rPr>
                <w:rStyle w:val="Hyperlink"/>
                <w:noProof/>
              </w:rPr>
              <w:t>4.1.3.1</w:t>
            </w:r>
            <w:r w:rsidR="00D73C85">
              <w:rPr>
                <w:noProof/>
              </w:rPr>
              <w:tab/>
            </w:r>
            <w:r w:rsidR="00D73C85" w:rsidRPr="00F73E72">
              <w:rPr>
                <w:rStyle w:val="Hyperlink"/>
                <w:noProof/>
              </w:rPr>
              <w:t>Tomcat</w:t>
            </w:r>
            <w:r w:rsidR="00D73C85">
              <w:rPr>
                <w:noProof/>
                <w:webHidden/>
              </w:rPr>
              <w:tab/>
            </w:r>
            <w:r>
              <w:rPr>
                <w:noProof/>
                <w:webHidden/>
              </w:rPr>
              <w:fldChar w:fldCharType="begin"/>
            </w:r>
            <w:r w:rsidR="00D73C85">
              <w:rPr>
                <w:noProof/>
                <w:webHidden/>
              </w:rPr>
              <w:instrText xml:space="preserve"> PAGEREF _Toc421310722 \h </w:instrText>
            </w:r>
            <w:r>
              <w:rPr>
                <w:noProof/>
                <w:webHidden/>
              </w:rPr>
            </w:r>
            <w:r>
              <w:rPr>
                <w:noProof/>
                <w:webHidden/>
              </w:rPr>
              <w:fldChar w:fldCharType="separate"/>
            </w:r>
            <w:r w:rsidR="000879F6">
              <w:rPr>
                <w:noProof/>
                <w:webHidden/>
              </w:rPr>
              <w:t>17</w:t>
            </w:r>
            <w:r>
              <w:rPr>
                <w:noProof/>
                <w:webHidden/>
              </w:rPr>
              <w:fldChar w:fldCharType="end"/>
            </w:r>
          </w:hyperlink>
        </w:p>
        <w:p w:rsidR="00D73C85" w:rsidRDefault="00680F70">
          <w:pPr>
            <w:pStyle w:val="TOC2"/>
            <w:rPr>
              <w:noProof/>
            </w:rPr>
          </w:pPr>
          <w:hyperlink w:anchor="_Toc421310723" w:history="1">
            <w:r w:rsidR="00D73C85" w:rsidRPr="00F73E72">
              <w:rPr>
                <w:rStyle w:val="Hyperlink"/>
                <w:noProof/>
              </w:rPr>
              <w:t>4.1.3.2</w:t>
            </w:r>
            <w:r w:rsidR="00D73C85">
              <w:rPr>
                <w:noProof/>
              </w:rPr>
              <w:tab/>
            </w:r>
            <w:r w:rsidR="00D73C85" w:rsidRPr="00F73E72">
              <w:rPr>
                <w:rStyle w:val="Hyperlink"/>
                <w:noProof/>
              </w:rPr>
              <w:t>Mysql</w:t>
            </w:r>
            <w:r w:rsidR="00D73C85">
              <w:rPr>
                <w:noProof/>
                <w:webHidden/>
              </w:rPr>
              <w:tab/>
            </w:r>
            <w:r>
              <w:rPr>
                <w:noProof/>
                <w:webHidden/>
              </w:rPr>
              <w:fldChar w:fldCharType="begin"/>
            </w:r>
            <w:r w:rsidR="00D73C85">
              <w:rPr>
                <w:noProof/>
                <w:webHidden/>
              </w:rPr>
              <w:instrText xml:space="preserve"> PAGEREF _Toc421310723 \h </w:instrText>
            </w:r>
            <w:r>
              <w:rPr>
                <w:noProof/>
                <w:webHidden/>
              </w:rPr>
            </w:r>
            <w:r>
              <w:rPr>
                <w:noProof/>
                <w:webHidden/>
              </w:rPr>
              <w:fldChar w:fldCharType="separate"/>
            </w:r>
            <w:r w:rsidR="000879F6">
              <w:rPr>
                <w:noProof/>
                <w:webHidden/>
              </w:rPr>
              <w:t>18</w:t>
            </w:r>
            <w:r>
              <w:rPr>
                <w:noProof/>
                <w:webHidden/>
              </w:rPr>
              <w:fldChar w:fldCharType="end"/>
            </w:r>
          </w:hyperlink>
        </w:p>
        <w:p w:rsidR="00D73C85" w:rsidRDefault="00680F70">
          <w:pPr>
            <w:pStyle w:val="TOC2"/>
            <w:rPr>
              <w:noProof/>
            </w:rPr>
          </w:pPr>
          <w:hyperlink w:anchor="_Toc421310724" w:history="1">
            <w:r w:rsidR="00D73C85" w:rsidRPr="00F73E72">
              <w:rPr>
                <w:rStyle w:val="Hyperlink"/>
                <w:noProof/>
              </w:rPr>
              <w:t>4.1.3.3</w:t>
            </w:r>
            <w:r w:rsidR="00D73C85">
              <w:rPr>
                <w:noProof/>
              </w:rPr>
              <w:tab/>
            </w:r>
            <w:r w:rsidR="00D73C85" w:rsidRPr="00F73E72">
              <w:rPr>
                <w:rStyle w:val="Hyperlink"/>
                <w:noProof/>
              </w:rPr>
              <w:t>Root Partition</w:t>
            </w:r>
            <w:r w:rsidR="00D73C85">
              <w:rPr>
                <w:noProof/>
                <w:webHidden/>
              </w:rPr>
              <w:tab/>
            </w:r>
            <w:r>
              <w:rPr>
                <w:noProof/>
                <w:webHidden/>
              </w:rPr>
              <w:fldChar w:fldCharType="begin"/>
            </w:r>
            <w:r w:rsidR="00D73C85">
              <w:rPr>
                <w:noProof/>
                <w:webHidden/>
              </w:rPr>
              <w:instrText xml:space="preserve"> PAGEREF _Toc421310724 \h </w:instrText>
            </w:r>
            <w:r>
              <w:rPr>
                <w:noProof/>
                <w:webHidden/>
              </w:rPr>
            </w:r>
            <w:r>
              <w:rPr>
                <w:noProof/>
                <w:webHidden/>
              </w:rPr>
              <w:fldChar w:fldCharType="separate"/>
            </w:r>
            <w:r w:rsidR="000879F6">
              <w:rPr>
                <w:noProof/>
                <w:webHidden/>
              </w:rPr>
              <w:t>18</w:t>
            </w:r>
            <w:r>
              <w:rPr>
                <w:noProof/>
                <w:webHidden/>
              </w:rPr>
              <w:fldChar w:fldCharType="end"/>
            </w:r>
          </w:hyperlink>
        </w:p>
        <w:p w:rsidR="00D73C85" w:rsidRDefault="00680F70">
          <w:pPr>
            <w:pStyle w:val="TOC2"/>
            <w:rPr>
              <w:noProof/>
            </w:rPr>
          </w:pPr>
          <w:hyperlink w:anchor="_Toc421310725" w:history="1">
            <w:r w:rsidR="00D73C85" w:rsidRPr="00F73E72">
              <w:rPr>
                <w:rStyle w:val="Hyperlink"/>
                <w:noProof/>
              </w:rPr>
              <w:t>4.1.3.4</w:t>
            </w:r>
            <w:r w:rsidR="00D73C85">
              <w:rPr>
                <w:noProof/>
              </w:rPr>
              <w:tab/>
            </w:r>
            <w:r w:rsidR="00D73C85" w:rsidRPr="00F73E72">
              <w:rPr>
                <w:rStyle w:val="Hyperlink"/>
                <w:noProof/>
              </w:rPr>
              <w:t>Current Users</w:t>
            </w:r>
            <w:r w:rsidR="00D73C85">
              <w:rPr>
                <w:noProof/>
                <w:webHidden/>
              </w:rPr>
              <w:tab/>
            </w:r>
            <w:r>
              <w:rPr>
                <w:noProof/>
                <w:webHidden/>
              </w:rPr>
              <w:fldChar w:fldCharType="begin"/>
            </w:r>
            <w:r w:rsidR="00D73C85">
              <w:rPr>
                <w:noProof/>
                <w:webHidden/>
              </w:rPr>
              <w:instrText xml:space="preserve"> PAGEREF _Toc421310725 \h </w:instrText>
            </w:r>
            <w:r>
              <w:rPr>
                <w:noProof/>
                <w:webHidden/>
              </w:rPr>
            </w:r>
            <w:r>
              <w:rPr>
                <w:noProof/>
                <w:webHidden/>
              </w:rPr>
              <w:fldChar w:fldCharType="separate"/>
            </w:r>
            <w:r w:rsidR="000879F6">
              <w:rPr>
                <w:noProof/>
                <w:webHidden/>
              </w:rPr>
              <w:t>19</w:t>
            </w:r>
            <w:r>
              <w:rPr>
                <w:noProof/>
                <w:webHidden/>
              </w:rPr>
              <w:fldChar w:fldCharType="end"/>
            </w:r>
          </w:hyperlink>
        </w:p>
        <w:p w:rsidR="00D73C85" w:rsidRDefault="00680F70">
          <w:pPr>
            <w:pStyle w:val="TOC2"/>
            <w:rPr>
              <w:noProof/>
            </w:rPr>
          </w:pPr>
          <w:hyperlink w:anchor="_Toc421310726" w:history="1">
            <w:r w:rsidR="00D73C85" w:rsidRPr="00F73E72">
              <w:rPr>
                <w:rStyle w:val="Hyperlink"/>
                <w:noProof/>
              </w:rPr>
              <w:t>4.1.3.5</w:t>
            </w:r>
            <w:r w:rsidR="00D73C85">
              <w:rPr>
                <w:noProof/>
              </w:rPr>
              <w:tab/>
            </w:r>
            <w:r w:rsidR="00D73C85" w:rsidRPr="00F73E72">
              <w:rPr>
                <w:rStyle w:val="Hyperlink"/>
                <w:noProof/>
              </w:rPr>
              <w:t>Total Processes</w:t>
            </w:r>
            <w:r w:rsidR="00D73C85">
              <w:rPr>
                <w:noProof/>
                <w:webHidden/>
              </w:rPr>
              <w:tab/>
            </w:r>
            <w:r>
              <w:rPr>
                <w:noProof/>
                <w:webHidden/>
              </w:rPr>
              <w:fldChar w:fldCharType="begin"/>
            </w:r>
            <w:r w:rsidR="00D73C85">
              <w:rPr>
                <w:noProof/>
                <w:webHidden/>
              </w:rPr>
              <w:instrText xml:space="preserve"> PAGEREF _Toc421310726 \h </w:instrText>
            </w:r>
            <w:r>
              <w:rPr>
                <w:noProof/>
                <w:webHidden/>
              </w:rPr>
            </w:r>
            <w:r>
              <w:rPr>
                <w:noProof/>
                <w:webHidden/>
              </w:rPr>
              <w:fldChar w:fldCharType="separate"/>
            </w:r>
            <w:r w:rsidR="000879F6">
              <w:rPr>
                <w:noProof/>
                <w:webHidden/>
              </w:rPr>
              <w:t>20</w:t>
            </w:r>
            <w:r>
              <w:rPr>
                <w:noProof/>
                <w:webHidden/>
              </w:rPr>
              <w:fldChar w:fldCharType="end"/>
            </w:r>
          </w:hyperlink>
        </w:p>
        <w:p w:rsidR="00D73C85" w:rsidRDefault="00680F70">
          <w:pPr>
            <w:pStyle w:val="TOC2"/>
            <w:rPr>
              <w:noProof/>
            </w:rPr>
          </w:pPr>
          <w:hyperlink w:anchor="_Toc421310727" w:history="1">
            <w:r w:rsidR="00D73C85" w:rsidRPr="00F73E72">
              <w:rPr>
                <w:rStyle w:val="Hyperlink"/>
                <w:noProof/>
              </w:rPr>
              <w:t>4.1.3.6</w:t>
            </w:r>
            <w:r w:rsidR="00D73C85">
              <w:rPr>
                <w:noProof/>
              </w:rPr>
              <w:tab/>
            </w:r>
            <w:r w:rsidR="00D73C85" w:rsidRPr="00F73E72">
              <w:rPr>
                <w:rStyle w:val="Hyperlink"/>
                <w:noProof/>
              </w:rPr>
              <w:t>Current Load</w:t>
            </w:r>
            <w:r w:rsidR="00D73C85">
              <w:rPr>
                <w:noProof/>
                <w:webHidden/>
              </w:rPr>
              <w:tab/>
            </w:r>
            <w:r>
              <w:rPr>
                <w:noProof/>
                <w:webHidden/>
              </w:rPr>
              <w:fldChar w:fldCharType="begin"/>
            </w:r>
            <w:r w:rsidR="00D73C85">
              <w:rPr>
                <w:noProof/>
                <w:webHidden/>
              </w:rPr>
              <w:instrText xml:space="preserve"> PAGEREF _Toc421310727 \h </w:instrText>
            </w:r>
            <w:r>
              <w:rPr>
                <w:noProof/>
                <w:webHidden/>
              </w:rPr>
            </w:r>
            <w:r>
              <w:rPr>
                <w:noProof/>
                <w:webHidden/>
              </w:rPr>
              <w:fldChar w:fldCharType="separate"/>
            </w:r>
            <w:r w:rsidR="000879F6">
              <w:rPr>
                <w:noProof/>
                <w:webHidden/>
              </w:rPr>
              <w:t>21</w:t>
            </w:r>
            <w:r>
              <w:rPr>
                <w:noProof/>
                <w:webHidden/>
              </w:rPr>
              <w:fldChar w:fldCharType="end"/>
            </w:r>
          </w:hyperlink>
        </w:p>
        <w:p w:rsidR="00D73C85" w:rsidRDefault="00680F70">
          <w:pPr>
            <w:pStyle w:val="TOC2"/>
            <w:rPr>
              <w:noProof/>
            </w:rPr>
          </w:pPr>
          <w:hyperlink w:anchor="_Toc421310728" w:history="1">
            <w:r w:rsidR="00D73C85" w:rsidRPr="00F73E72">
              <w:rPr>
                <w:rStyle w:val="Hyperlink"/>
                <w:noProof/>
              </w:rPr>
              <w:t>4.1.3.7</w:t>
            </w:r>
            <w:r w:rsidR="00D73C85">
              <w:rPr>
                <w:noProof/>
              </w:rPr>
              <w:tab/>
            </w:r>
            <w:r w:rsidR="00D73C85" w:rsidRPr="00F73E72">
              <w:rPr>
                <w:rStyle w:val="Hyperlink"/>
                <w:noProof/>
              </w:rPr>
              <w:t>Swap Usage</w:t>
            </w:r>
            <w:r w:rsidR="00D73C85">
              <w:rPr>
                <w:noProof/>
                <w:webHidden/>
              </w:rPr>
              <w:tab/>
            </w:r>
            <w:r>
              <w:rPr>
                <w:noProof/>
                <w:webHidden/>
              </w:rPr>
              <w:fldChar w:fldCharType="begin"/>
            </w:r>
            <w:r w:rsidR="00D73C85">
              <w:rPr>
                <w:noProof/>
                <w:webHidden/>
              </w:rPr>
              <w:instrText xml:space="preserve"> PAGEREF _Toc421310728 \h </w:instrText>
            </w:r>
            <w:r>
              <w:rPr>
                <w:noProof/>
                <w:webHidden/>
              </w:rPr>
            </w:r>
            <w:r>
              <w:rPr>
                <w:noProof/>
                <w:webHidden/>
              </w:rPr>
              <w:fldChar w:fldCharType="separate"/>
            </w:r>
            <w:r w:rsidR="000879F6">
              <w:rPr>
                <w:noProof/>
                <w:webHidden/>
              </w:rPr>
              <w:t>22</w:t>
            </w:r>
            <w:r>
              <w:rPr>
                <w:noProof/>
                <w:webHidden/>
              </w:rPr>
              <w:fldChar w:fldCharType="end"/>
            </w:r>
          </w:hyperlink>
        </w:p>
        <w:p w:rsidR="00D73C85" w:rsidRDefault="00680F70">
          <w:pPr>
            <w:pStyle w:val="TOC2"/>
            <w:rPr>
              <w:noProof/>
            </w:rPr>
          </w:pPr>
          <w:hyperlink w:anchor="_Toc421310729" w:history="1">
            <w:r w:rsidR="00D73C85" w:rsidRPr="00F73E72">
              <w:rPr>
                <w:rStyle w:val="Hyperlink"/>
                <w:noProof/>
              </w:rPr>
              <w:t>4.1.3.8</w:t>
            </w:r>
            <w:r w:rsidR="00D73C85">
              <w:rPr>
                <w:noProof/>
              </w:rPr>
              <w:tab/>
            </w:r>
            <w:r w:rsidR="00D73C85" w:rsidRPr="00F73E72">
              <w:rPr>
                <w:rStyle w:val="Hyperlink"/>
                <w:noProof/>
              </w:rPr>
              <w:t>SSH</w:t>
            </w:r>
            <w:r w:rsidR="00D73C85">
              <w:rPr>
                <w:noProof/>
                <w:webHidden/>
              </w:rPr>
              <w:tab/>
            </w:r>
            <w:r>
              <w:rPr>
                <w:noProof/>
                <w:webHidden/>
              </w:rPr>
              <w:fldChar w:fldCharType="begin"/>
            </w:r>
            <w:r w:rsidR="00D73C85">
              <w:rPr>
                <w:noProof/>
                <w:webHidden/>
              </w:rPr>
              <w:instrText xml:space="preserve"> PAGEREF _Toc421310729 \h </w:instrText>
            </w:r>
            <w:r>
              <w:rPr>
                <w:noProof/>
                <w:webHidden/>
              </w:rPr>
            </w:r>
            <w:r>
              <w:rPr>
                <w:noProof/>
                <w:webHidden/>
              </w:rPr>
              <w:fldChar w:fldCharType="separate"/>
            </w:r>
            <w:r w:rsidR="000879F6">
              <w:rPr>
                <w:noProof/>
                <w:webHidden/>
              </w:rPr>
              <w:t>23</w:t>
            </w:r>
            <w:r>
              <w:rPr>
                <w:noProof/>
                <w:webHidden/>
              </w:rPr>
              <w:fldChar w:fldCharType="end"/>
            </w:r>
          </w:hyperlink>
        </w:p>
        <w:p w:rsidR="00F01029" w:rsidRDefault="00680F70" w:rsidP="00DF35C7">
          <w:r>
            <w:fldChar w:fldCharType="end"/>
          </w:r>
        </w:p>
      </w:sdtContent>
    </w:sdt>
    <w:p w:rsidR="00773443" w:rsidRDefault="00773443">
      <w:pPr>
        <w:rPr>
          <w:rFonts w:asciiTheme="majorHAnsi" w:eastAsiaTheme="majorEastAsia" w:hAnsiTheme="majorHAnsi" w:cstheme="majorBidi"/>
          <w:b/>
          <w:bCs/>
          <w:color w:val="365F91" w:themeColor="accent1" w:themeShade="BF"/>
          <w:sz w:val="28"/>
          <w:szCs w:val="28"/>
        </w:rPr>
      </w:pPr>
      <w:r>
        <w:lastRenderedPageBreak/>
        <w:br w:type="page"/>
      </w:r>
    </w:p>
    <w:p w:rsidR="00243032" w:rsidRDefault="00243032" w:rsidP="00243032">
      <w:pPr>
        <w:pStyle w:val="Heading1"/>
      </w:pPr>
      <w:bookmarkStart w:id="6" w:name="_Toc421310695"/>
      <w:r>
        <w:lastRenderedPageBreak/>
        <w:t>Introduction</w:t>
      </w:r>
      <w:bookmarkEnd w:id="6"/>
    </w:p>
    <w:p w:rsidR="00243032" w:rsidRDefault="00243032" w:rsidP="00186BE4">
      <w:r>
        <w:t xml:space="preserve">The National </w:t>
      </w:r>
      <w:r w:rsidR="007862DC">
        <w:t>MOTECH</w:t>
      </w:r>
      <w:r>
        <w:t xml:space="preserve"> System includes set of BBC-Media applications based on </w:t>
      </w:r>
      <w:r w:rsidR="007862DC">
        <w:t>MOTECH</w:t>
      </w:r>
      <w:r>
        <w:t xml:space="preserve"> platform.  </w:t>
      </w:r>
      <w:r w:rsidR="004A6291">
        <w:t xml:space="preserve">This document tries to give overview of </w:t>
      </w:r>
      <w:r w:rsidR="007862DC">
        <w:t>MOTECH</w:t>
      </w:r>
      <w:r w:rsidR="005F06DE">
        <w:t xml:space="preserve"> </w:t>
      </w:r>
      <w:r w:rsidR="004A6291">
        <w:t>software deployment and health monitoring s</w:t>
      </w:r>
      <w:r w:rsidR="005F06DE">
        <w:t>trategy</w:t>
      </w:r>
      <w:r w:rsidR="00F31082">
        <w:t>.</w:t>
      </w:r>
    </w:p>
    <w:p w:rsidR="00F31082" w:rsidRDefault="00F31082" w:rsidP="00F31082">
      <w:pPr>
        <w:pStyle w:val="Heading1"/>
      </w:pPr>
      <w:bookmarkStart w:id="7" w:name="_Toc421310696"/>
      <w:r>
        <w:t>Scope</w:t>
      </w:r>
      <w:bookmarkEnd w:id="7"/>
      <w:r>
        <w:t xml:space="preserve"> </w:t>
      </w:r>
    </w:p>
    <w:p w:rsidR="00F31082" w:rsidRDefault="00F31082" w:rsidP="00F31082">
      <w:r>
        <w:t xml:space="preserve">Document covers the </w:t>
      </w:r>
      <w:r w:rsidR="007862DC">
        <w:t>MOTECH</w:t>
      </w:r>
      <w:r w:rsidR="002C54E3">
        <w:t xml:space="preserve"> software deployment and Health Monitoring. Document doesn’t cover IVR</w:t>
      </w:r>
      <w:r>
        <w:t xml:space="preserve"> Syste</w:t>
      </w:r>
      <w:r w:rsidR="000D4F0F">
        <w:t xml:space="preserve">m </w:t>
      </w:r>
      <w:r w:rsidR="002C54E3">
        <w:t xml:space="preserve">deployment </w:t>
      </w:r>
      <w:r w:rsidR="000D4F0F">
        <w:t>and</w:t>
      </w:r>
      <w:r w:rsidR="002C54E3">
        <w:t xml:space="preserve"> its health </w:t>
      </w:r>
      <w:r w:rsidR="002B2C3E">
        <w:t>monitoring</w:t>
      </w:r>
      <w:r>
        <w:t xml:space="preserve">. The Scope of the deployment </w:t>
      </w:r>
      <w:r w:rsidR="00F976A7">
        <w:t xml:space="preserve">script will be </w:t>
      </w:r>
      <w:r>
        <w:t xml:space="preserve"> </w:t>
      </w:r>
    </w:p>
    <w:p w:rsidR="00CE7B11" w:rsidRDefault="00F31082" w:rsidP="00F31082">
      <w:pPr>
        <w:pStyle w:val="ListParagraph"/>
        <w:numPr>
          <w:ilvl w:val="0"/>
          <w:numId w:val="6"/>
        </w:numPr>
      </w:pPr>
      <w:commentRangeStart w:id="8"/>
      <w:commentRangeStart w:id="9"/>
      <w:r>
        <w:t xml:space="preserve">Installing/Upgrading </w:t>
      </w:r>
      <w:r w:rsidR="007862DC">
        <w:t>MOTECH</w:t>
      </w:r>
      <w:r>
        <w:t xml:space="preserve"> ( Platform + NMS modules + Properties files)</w:t>
      </w:r>
      <w:commentRangeEnd w:id="8"/>
      <w:r w:rsidR="002F78BB">
        <w:rPr>
          <w:rStyle w:val="CommentReference"/>
        </w:rPr>
        <w:commentReference w:id="8"/>
      </w:r>
      <w:commentRangeEnd w:id="9"/>
    </w:p>
    <w:p w:rsidR="00F31082" w:rsidRDefault="00CE7B11" w:rsidP="00F31082">
      <w:pPr>
        <w:pStyle w:val="ListParagraph"/>
        <w:numPr>
          <w:ilvl w:val="0"/>
          <w:numId w:val="6"/>
        </w:numPr>
      </w:pPr>
      <w:r>
        <w:t>Configuring and installing reporting server.</w:t>
      </w:r>
      <w:r>
        <w:rPr>
          <w:rStyle w:val="CommentReference"/>
        </w:rPr>
        <w:commentReference w:id="9"/>
      </w:r>
    </w:p>
    <w:p w:rsidR="00F31082" w:rsidRDefault="00F31082" w:rsidP="00F31082">
      <w:pPr>
        <w:pStyle w:val="ListParagraph"/>
        <w:numPr>
          <w:ilvl w:val="0"/>
          <w:numId w:val="6"/>
        </w:numPr>
      </w:pPr>
      <w:r>
        <w:t xml:space="preserve">Installing SSH Keys between </w:t>
      </w:r>
      <w:r w:rsidR="007862DC">
        <w:t>MOTECH</w:t>
      </w:r>
      <w:r>
        <w:t xml:space="preserve"> and IVR </w:t>
      </w:r>
    </w:p>
    <w:p w:rsidR="00F31082" w:rsidRDefault="00F31082" w:rsidP="00F31082">
      <w:pPr>
        <w:pStyle w:val="ListParagraph"/>
        <w:numPr>
          <w:ilvl w:val="0"/>
          <w:numId w:val="6"/>
        </w:numPr>
      </w:pPr>
      <w:r>
        <w:t xml:space="preserve">Installing SSL certificates. </w:t>
      </w:r>
    </w:p>
    <w:p w:rsidR="00243032" w:rsidRDefault="00F31082" w:rsidP="00F31082">
      <w:pPr>
        <w:pStyle w:val="Heading1"/>
      </w:pPr>
      <w:r>
        <w:t xml:space="preserve"> </w:t>
      </w:r>
      <w:bookmarkStart w:id="10" w:name="_Toc421310697"/>
      <w:r w:rsidR="006E4DD3">
        <w:t>Assumptions</w:t>
      </w:r>
      <w:bookmarkEnd w:id="10"/>
    </w:p>
    <w:p w:rsidR="006E4DD3" w:rsidRDefault="006E4DD3" w:rsidP="001723E3">
      <w:pPr>
        <w:pStyle w:val="Heading2"/>
      </w:pPr>
      <w:bookmarkStart w:id="11" w:name="_Toc421310698"/>
      <w:r>
        <w:t>Deployment</w:t>
      </w:r>
      <w:bookmarkEnd w:id="11"/>
      <w:r>
        <w:t xml:space="preserve"> </w:t>
      </w:r>
    </w:p>
    <w:p w:rsidR="006E4DD3" w:rsidRDefault="006E4DD3" w:rsidP="000A14B4">
      <w:pPr>
        <w:pStyle w:val="ListParagraph"/>
        <w:numPr>
          <w:ilvl w:val="0"/>
          <w:numId w:val="37"/>
        </w:numPr>
      </w:pPr>
      <w:r>
        <w:t xml:space="preserve">There is no provision of Internet at the </w:t>
      </w:r>
      <w:proofErr w:type="spellStart"/>
      <w:r>
        <w:t>Railtel</w:t>
      </w:r>
      <w:proofErr w:type="spellEnd"/>
      <w:r>
        <w:t xml:space="preserve"> DC.</w:t>
      </w:r>
    </w:p>
    <w:p w:rsidR="006E4DD3" w:rsidRDefault="006E4DD3" w:rsidP="000A14B4">
      <w:pPr>
        <w:pStyle w:val="ListParagraph"/>
        <w:numPr>
          <w:ilvl w:val="0"/>
          <w:numId w:val="37"/>
        </w:numPr>
      </w:pPr>
      <w:r>
        <w:t>Server provisioning is done before hand, i.e. all the tools installation/Configuration on NMS servers will be done at the Aricent.</w:t>
      </w:r>
    </w:p>
    <w:p w:rsidR="002B2C3E" w:rsidRDefault="002B2C3E" w:rsidP="002B2C3E">
      <w:pPr>
        <w:pStyle w:val="Heading2"/>
      </w:pPr>
      <w:bookmarkStart w:id="12" w:name="_Toc421310699"/>
      <w:r>
        <w:t>Health Monitoring</w:t>
      </w:r>
      <w:bookmarkEnd w:id="12"/>
      <w:r>
        <w:t xml:space="preserve"> </w:t>
      </w:r>
    </w:p>
    <w:p w:rsidR="002B2C3E" w:rsidRDefault="006C320D" w:rsidP="002B2C3E">
      <w:pPr>
        <w:pStyle w:val="ListParagraph"/>
        <w:numPr>
          <w:ilvl w:val="0"/>
          <w:numId w:val="36"/>
        </w:numPr>
      </w:pPr>
      <w:r>
        <w:t xml:space="preserve">Open source tool </w:t>
      </w:r>
      <w:proofErr w:type="spellStart"/>
      <w:r>
        <w:t>Nagios</w:t>
      </w:r>
      <w:proofErr w:type="spellEnd"/>
      <w:r>
        <w:t xml:space="preserve"> will be</w:t>
      </w:r>
      <w:r w:rsidR="002B2C3E">
        <w:t xml:space="preserve"> used to monitor the NMS system.</w:t>
      </w:r>
    </w:p>
    <w:p w:rsidR="002B2C3E" w:rsidRDefault="002B2C3E" w:rsidP="002B2C3E">
      <w:pPr>
        <w:pStyle w:val="Heading1"/>
      </w:pPr>
      <w:bookmarkStart w:id="13" w:name="_Toc421310700"/>
      <w:commentRangeStart w:id="14"/>
      <w:commentRangeStart w:id="15"/>
      <w:r>
        <w:t xml:space="preserve">Open Issues </w:t>
      </w:r>
      <w:commentRangeEnd w:id="14"/>
      <w:r w:rsidR="002F78BB">
        <w:rPr>
          <w:rStyle w:val="CommentReference"/>
          <w:rFonts w:asciiTheme="minorHAnsi" w:eastAsiaTheme="minorEastAsia" w:hAnsiTheme="minorHAnsi" w:cstheme="minorBidi"/>
          <w:b w:val="0"/>
          <w:bCs w:val="0"/>
          <w:color w:val="auto"/>
        </w:rPr>
        <w:commentReference w:id="14"/>
      </w:r>
      <w:commentRangeEnd w:id="15"/>
      <w:r w:rsidR="00F6194E">
        <w:rPr>
          <w:rStyle w:val="CommentReference"/>
          <w:rFonts w:asciiTheme="minorHAnsi" w:eastAsiaTheme="minorEastAsia" w:hAnsiTheme="minorHAnsi" w:cstheme="minorBidi"/>
          <w:b w:val="0"/>
          <w:bCs w:val="0"/>
          <w:color w:val="auto"/>
        </w:rPr>
        <w:commentReference w:id="15"/>
      </w:r>
      <w:bookmarkEnd w:id="13"/>
    </w:p>
    <w:p w:rsidR="002B2C3E" w:rsidRDefault="002B2C3E" w:rsidP="002B2C3E">
      <w:pPr>
        <w:pStyle w:val="Heading2"/>
      </w:pPr>
      <w:bookmarkStart w:id="16" w:name="_Toc421310701"/>
      <w:r>
        <w:t>Deployment</w:t>
      </w:r>
      <w:bookmarkEnd w:id="16"/>
      <w:r>
        <w:t xml:space="preserve"> </w:t>
      </w:r>
    </w:p>
    <w:p w:rsidR="001508F8" w:rsidRDefault="001508F8" w:rsidP="000A14B4">
      <w:pPr>
        <w:pStyle w:val="ListParagraph"/>
        <w:numPr>
          <w:ilvl w:val="0"/>
          <w:numId w:val="37"/>
        </w:numPr>
      </w:pPr>
      <w:commentRangeStart w:id="17"/>
      <w:r>
        <w:t>Reporting Tool is not yet finalized.</w:t>
      </w:r>
    </w:p>
    <w:p w:rsidR="00F33B30" w:rsidRDefault="00F33B30" w:rsidP="000A14B4">
      <w:pPr>
        <w:pStyle w:val="ListParagraph"/>
        <w:numPr>
          <w:ilvl w:val="0"/>
          <w:numId w:val="37"/>
        </w:numPr>
      </w:pPr>
      <w:r>
        <w:t>It’</w:t>
      </w:r>
      <w:r w:rsidR="003F4121">
        <w:t>s not yet decided on which server</w:t>
      </w:r>
      <w:r>
        <w:t xml:space="preserve"> ETL will be hosted.</w:t>
      </w:r>
    </w:p>
    <w:commentRangeEnd w:id="17"/>
    <w:p w:rsidR="00CE24BD" w:rsidRDefault="002F0078" w:rsidP="001723E3">
      <w:pPr>
        <w:pStyle w:val="Heading2"/>
      </w:pPr>
      <w:r>
        <w:rPr>
          <w:rStyle w:val="CommentReference"/>
          <w:rFonts w:asciiTheme="minorHAnsi" w:eastAsiaTheme="minorEastAsia" w:hAnsiTheme="minorHAnsi" w:cstheme="minorBidi"/>
          <w:b w:val="0"/>
          <w:bCs w:val="0"/>
          <w:color w:val="auto"/>
        </w:rPr>
        <w:commentReference w:id="17"/>
      </w:r>
      <w:bookmarkStart w:id="18" w:name="_Toc421310702"/>
      <w:r w:rsidR="00CE24BD">
        <w:t>Health Monitoring</w:t>
      </w:r>
      <w:bookmarkEnd w:id="18"/>
      <w:r w:rsidR="00CE24BD">
        <w:t xml:space="preserve"> </w:t>
      </w:r>
    </w:p>
    <w:p w:rsidR="00917C06" w:rsidRDefault="00917C06" w:rsidP="00917C06">
      <w:pPr>
        <w:pStyle w:val="ListParagraph"/>
        <w:numPr>
          <w:ilvl w:val="0"/>
          <w:numId w:val="36"/>
        </w:numPr>
      </w:pPr>
      <w:r>
        <w:t>Shall IVR system be monitored?  If yes, then</w:t>
      </w:r>
    </w:p>
    <w:p w:rsidR="00917C06" w:rsidRDefault="00917C06" w:rsidP="00917C06">
      <w:pPr>
        <w:pStyle w:val="ListParagraph"/>
        <w:numPr>
          <w:ilvl w:val="1"/>
          <w:numId w:val="36"/>
        </w:numPr>
      </w:pPr>
      <w:r>
        <w:t>IVR system shall allow monitoring  of its service</w:t>
      </w:r>
    </w:p>
    <w:p w:rsidR="00917C06" w:rsidRDefault="00917C06" w:rsidP="00917C06">
      <w:pPr>
        <w:pStyle w:val="ListParagraph"/>
        <w:numPr>
          <w:ilvl w:val="1"/>
          <w:numId w:val="36"/>
        </w:numPr>
      </w:pPr>
      <w:r>
        <w:t>IVR system shall expose Web Service of SMS URL to be monitored.</w:t>
      </w:r>
    </w:p>
    <w:p w:rsidR="00CE24BD" w:rsidRDefault="00CE24BD" w:rsidP="000A14B4">
      <w:pPr>
        <w:pStyle w:val="ListParagraph"/>
        <w:numPr>
          <w:ilvl w:val="0"/>
          <w:numId w:val="36"/>
        </w:numPr>
      </w:pPr>
      <w:r>
        <w:t>Default alarming level for each probe to be decided.</w:t>
      </w:r>
    </w:p>
    <w:p w:rsidR="00CE24BD" w:rsidRDefault="00CE24BD" w:rsidP="00CE24BD"/>
    <w:p w:rsidR="006E4DD3" w:rsidRPr="005320A5" w:rsidRDefault="006E4DD3" w:rsidP="006E4DD3">
      <w:pPr>
        <w:pStyle w:val="ListParagraph"/>
      </w:pPr>
    </w:p>
    <w:p w:rsidR="006E4DD3" w:rsidRPr="006E4DD3" w:rsidRDefault="006E4DD3" w:rsidP="006E4DD3"/>
    <w:p w:rsidR="005B089D" w:rsidRDefault="005B089D" w:rsidP="005B089D">
      <w:pPr>
        <w:pStyle w:val="Heading1"/>
        <w:numPr>
          <w:ilvl w:val="0"/>
          <w:numId w:val="25"/>
        </w:numPr>
        <w:ind w:left="360"/>
      </w:pPr>
      <w:bookmarkStart w:id="19" w:name="_Toc421310703"/>
      <w:r>
        <w:lastRenderedPageBreak/>
        <w:t>High level Architecture</w:t>
      </w:r>
      <w:bookmarkEnd w:id="19"/>
    </w:p>
    <w:p w:rsidR="005B089D" w:rsidRDefault="005B089D" w:rsidP="004627D5">
      <w:pPr>
        <w:rPr>
          <w:noProof/>
        </w:rPr>
      </w:pPr>
    </w:p>
    <w:p w:rsidR="00DD44E8" w:rsidRDefault="00680F70" w:rsidP="00DD44E8">
      <w:pPr>
        <w:keepNext/>
      </w:pPr>
      <w:r>
        <w:rPr>
          <w:noProof/>
        </w:rPr>
      </w:r>
      <w:r>
        <w:rPr>
          <w:noProof/>
        </w:rPr>
        <w:pict>
          <v:group id="Group 53" o:spid="_x0000_s1077" style="width:468pt;height:358.4pt;mso-position-horizontal-relative:char;mso-position-vertical-relative:line" coordsize="89916,67056">
            <v:rect id="Rectangle 7" o:spid="_x0000_s1027" style="position:absolute;left:5334;top:13716;width:12954;height:16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Hb8A&#10;AADaAAAADwAAAGRycy9kb3ducmV2LnhtbESPQYvCMBSE78L+h/AW9mbTrSDSNZZSELy2Cl4fzbMp&#10;27yUJmvrvzfCgsdhZr5h9sViB3GnyfeOFXwnKQji1umeOwWX83G9A+EDssbBMSl4kIfi8LHaY67d&#10;zDXdm9CJCGGfowITwphL6VtDFn3iRuLo3dxkMUQ5dVJPOEe4HWSWpltpsee4YHCkylD72/xZBbtr&#10;N87lcUNlk7VzWun6/KiNUl+fS/kDItAS3uH/9kkryOB1Jd4Ae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748dvwAAANoAAAAPAAAAAAAAAAAAAAAAAJgCAABkcnMvZG93bnJl&#10;di54bWxQSwUGAAAAAAQABAD1AAAAhAMAAAAA&#10;" fillcolor="#f79646 [3209]" stroked="f" strokeweight="2pt">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MOTECH WEB -1</w:t>
                    </w:r>
                  </w:p>
                </w:txbxContent>
              </v:textbox>
            </v:rect>
            <v:rect id="Rectangle 8" o:spid="_x0000_s1028" style="position:absolute;left:22098;top:13716;width:12954;height:16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y8r4A&#10;AADaAAAADwAAAGRycy9kb3ducmV2LnhtbESPzarCMBSE9xd8h3AEd9fUH0SqUYoguG0V3B6aY1Ns&#10;TkoTbX17Iwguh5n5htnuB9uIJ3W+dqxgNk1AEJdO11wpuJyP/2sQPiBrbByTghd52O9Gf1tMtes5&#10;p2cRKhEh7FNUYEJoUyl9aciin7qWOHo311kMUXaV1B32EW4bOU+SlbRYc1ww2NLBUHkvHlbB+lq1&#10;fXZcUFbMyz456Pz8yo1Sk/GQbUAEGsIv/G2ftIIlfK7EGyB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xKsvK+AAAA2gAAAA8AAAAAAAAAAAAAAAAAmAIAAGRycy9kb3ducmV2&#10;LnhtbFBLBQYAAAAABAAEAPUAAACDAwAAAAA=&#10;" fillcolor="#f79646 [3209]" stroked="f" strokeweight="2pt">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MOTECH WEB -2</w:t>
                    </w:r>
                  </w:p>
                </w:txbxContent>
              </v:textbox>
            </v:rect>
            <v:rect id="Rectangle 9" o:spid="_x0000_s1029" style="position:absolute;left:38862;top:13716;width:12954;height:16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hb0A&#10;AADaAAAADwAAAGRycy9kb3ducmV2LnhtbESPQavCMBCE7w/8D2EFb89UBZVqlCIIXlsFr0uzNsVm&#10;U5po6783guBxmJlvmO1+sI14Uudrxwpm0wQEcel0zZWCy/n4vwbhA7LGxjEpeJGH/W70t8VUu55z&#10;ehahEhHCPkUFJoQ2ldKXhiz6qWuJo3dzncUQZVdJ3WEf4baR8yRZSos1xwWDLR0MlffiYRWsr1Xb&#10;Z8cFZcW87JODzs+v3Cg1GQ/ZBkSgIfzC3/ZJK1jB50q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gshb0AAADaAAAADwAAAAAAAAAAAAAAAACYAgAAZHJzL2Rvd25yZXYu&#10;eG1sUEsFBgAAAAAEAAQA9QAAAIIDAAAAAA==&#10;" fillcolor="#f79646 [3209]" stroked="f" strokeweight="2pt">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MOTECH WEB -3</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 o:spid="_x0000_s1030" type="#_x0000_t22" style="position:absolute;left:4572;top:39624;width:17526;height:76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kfb0A&#10;AADaAAAADwAAAGRycy9kb3ducmV2LnhtbERPy4rCMBTdD/gP4QruxlQXItUow4CgO5+IuzvNbdqx&#10;uSlNbOvfm4Xg8nDey3VvK9FS40vHCibjBARx5nTJRsH5tPmeg/ABWWPlmBQ8ycN6NfhaYqpdxwdq&#10;j8GIGMI+RQVFCHUqpc8KsujHriaOXO4aiyHCxkjdYBfDbSWnSTKTFkuODQXW9FtQdj8+rAKsb9L8&#10;V/fu7/rILzud76d5a5QaDfufBYhAffiI3+6tVhC3xivxBsjV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uzkfb0AAADaAAAADwAAAAAAAAAAAAAAAACYAgAAZHJzL2Rvd25yZXYu&#10;eG1sUEsFBgAAAAAEAAQA9QAAAIIDAAAAAA==&#10;" fillcolor="#769535" strokecolor="#94b64e [3046]">
              <v:fill color2="#9cc746" rotate="t" angle="180" colors="0 #769535;52429f #9bc348;1 #9cc746" focus="100%" type="gradient">
                <o:fill v:ext="view" type="gradientUnscaled"/>
              </v:fill>
              <v:shadow on="t" color="black" opacity="26213f" origin=",-.5" offset="0,3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28"/>
                        <w:szCs w:val="28"/>
                      </w:rPr>
                      <w:t xml:space="preserve">MDS DB-1 </w:t>
                    </w:r>
                    <w:proofErr w:type="spellStart"/>
                    <w:r>
                      <w:rPr>
                        <w:rFonts w:asciiTheme="minorHAnsi" w:hAnsi="Calibri" w:cstheme="minorBidi"/>
                        <w:color w:val="FFFFFF" w:themeColor="light1"/>
                        <w:kern w:val="24"/>
                        <w:sz w:val="28"/>
                        <w:szCs w:val="28"/>
                      </w:rPr>
                      <w:t>ActiveMQ</w:t>
                    </w:r>
                    <w:proofErr w:type="spellEnd"/>
                    <w:r>
                      <w:rPr>
                        <w:rFonts w:asciiTheme="minorHAnsi" w:hAnsi="Calibri" w:cstheme="minorBidi"/>
                        <w:color w:val="FFFFFF" w:themeColor="light1"/>
                        <w:kern w:val="24"/>
                        <w:sz w:val="28"/>
                        <w:szCs w:val="28"/>
                      </w:rPr>
                      <w:t xml:space="preserve"> Broker 1 </w:t>
                    </w:r>
                  </w:p>
                </w:txbxContent>
              </v:textbox>
            </v:shape>
            <v:rect id="Rectangle 11" o:spid="_x0000_s1031" style="position:absolute;left:20574;top:33528;width:14478;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sz8QA&#10;AADaAAAADwAAAGRycy9kb3ducmV2LnhtbESPUWvCQBCE3wv+h2MFX0q9WFCa6CmtVBAKltqCr2tu&#10;TYK5vZBbY/z3PaHQx2FmvmEWq97VqqM2VJ4NTMYJKOLc24oLAz/fm6cXUEGQLdaeycCNAqyWg4cF&#10;ZtZf+Yu6vRQqQjhkaKAUaTKtQ16SwzD2DXH0Tr51KFG2hbYtXiPc1fo5SWbaYcVxocSG1iXl5/3F&#10;GejSQ3L8mL6977afXbE7VOnjTcSY0bB/nYMS6uU//NfeWgMp3K/EG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5bM/EAAAA2gAAAA8AAAAAAAAAAAAAAAAAmAIAAGRycy9k&#10;b3ducmV2LnhtbFBLBQYAAAAABAAEAPUAAACJAwAAAAA=&#10;" fillcolor="#cb6c1d" stroked="f">
              <v:fill color2="#ff8f26" rotate="t" angle="180" colors="0 #cb6c1d;52429f #ff8f2a;1 #ff8f26" focus="100%" type="gradient">
                <o:fill v:ext="view" type="gradientUnscaled"/>
              </v:fill>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Virtual IP</w:t>
                    </w:r>
                  </w:p>
                </w:txbxContent>
              </v:textbox>
            </v:rect>
            <v:shape id="Straight Arrow Connector 12" o:spid="_x0000_s1032" type="#_x0000_t32" style="position:absolute;left:12192;top:29718;width:15240;height:38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Straight Arrow Connector 13" o:spid="_x0000_s1033" type="#_x0000_t32" style="position:absolute;left:27813;top:29718;width:18669;height:38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rQQ8UAAADbAAAADwAAAGRycy9kb3ducmV2LnhtbESPQWvCQBCF74L/YRnBm24ULSV1FVEE&#10;i2CJCsXbmJ0modnZsLs18d+7hUJvM7w373uzWHWmFndyvrKsYDJOQBDnVldcKLicd6NXED4ga6wt&#10;k4IHeVgt+70Fptq2nNH9FAoRQ9inqKAMoUml9HlJBv3YNsRR+7LOYIirK6R22MZwU8tpkrxIgxVH&#10;QokNbUrKv08/JkK2s2x++DzcZpStP9rb+/UY3FWp4aBbv4EI1IV/89/1Xsf6E/j9JQ4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rQQ8UAAADbAAAADwAAAAAAAAAA&#10;AAAAAAChAgAAZHJzL2Rvd25yZXYueG1sUEsFBgAAAAAEAAQA+QAAAJMDAAAAAA==&#10;" strokecolor="#4579b8 [3044]">
              <v:stroke endarrow="open"/>
            </v:shape>
            <v:shape id="Straight Arrow Connector 14" o:spid="_x0000_s1034" type="#_x0000_t32" style="position:absolute;left:27813;top:29718;width:1143;height:38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shape id="Straight Arrow Connector 15" o:spid="_x0000_s1035" type="#_x0000_t32" style="position:absolute;left:13335;top:37338;width:14478;height:2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6" type="#_x0000_t13" style="position:absolute;left:22098;top:42672;width:7620;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VTcIA&#10;AADbAAAADwAAAGRycy9kb3ducmV2LnhtbERP24rCMBB9F/yHMAv7pumKXaQaRURxL6BY/YCxGZti&#10;MylNVuvfbxYWfJvDuc5s0dla3Kj1lWMFb8MEBHHhdMWlgtNxM5iA8AFZY+2YFDzIw2Le780w0+7O&#10;B7rloRQxhH2GCkwITSalLwxZ9EPXEEfu4lqLIcK2lLrFewy3tRwlybu0WHFsMNjQylBxzX+sgvNu&#10;/EjNer/MR1/p9+d2c0nPh71Sry/dcgoiUBee4n/3h47zx/D3Szx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dVNwgAAANsAAAAPAAAAAAAAAAAAAAAAAJgCAABkcnMvZG93&#10;bnJldi54bWxQSwUGAAAAAAQABAD1AAAAhwMAAAAA&#10;" adj="17280" fillcolor="#769535" strokecolor="#94b64e [3046]">
              <v:fill color2="#9cc746" rotate="t" angle="180" colors="0 #769535;52429f #9bc348;1 #9cc746" focus="100%" type="gradient">
                <o:fill v:ext="view" type="gradientUnscaled"/>
              </v:fill>
              <v:shadow on="t" color="black" opacity="22936f" origin=",.5" offset="0,.63889mm"/>
              <v:textbox>
                <w:txbxContent>
                  <w:p w:rsidR="000879F6" w:rsidRDefault="000879F6" w:rsidP="003D275A">
                    <w:pPr>
                      <w:pStyle w:val="NormalWeb"/>
                      <w:spacing w:before="0" w:beforeAutospacing="0" w:after="0" w:afterAutospacing="0"/>
                      <w:jc w:val="center"/>
                    </w:pPr>
                    <w:proofErr w:type="spellStart"/>
                    <w:r>
                      <w:rPr>
                        <w:rFonts w:asciiTheme="minorHAnsi" w:hAnsi="Calibri" w:cstheme="minorBidi"/>
                        <w:color w:val="FFFFFF" w:themeColor="light1"/>
                        <w:kern w:val="24"/>
                        <w:sz w:val="28"/>
                        <w:szCs w:val="28"/>
                      </w:rPr>
                      <w:t>Rep</w:t>
                    </w:r>
                    <w:r>
                      <w:rPr>
                        <w:rFonts w:asciiTheme="minorHAnsi" w:hAnsi="Calibri" w:cstheme="minorBidi"/>
                        <w:color w:val="FFFFFF" w:themeColor="light1"/>
                        <w:kern w:val="24"/>
                        <w:sz w:val="36"/>
                        <w:szCs w:val="36"/>
                      </w:rPr>
                      <w:t>l</w:t>
                    </w:r>
                    <w:proofErr w:type="spellEnd"/>
                  </w:p>
                </w:txbxContent>
              </v:textbox>
            </v:shape>
            <v:shape id="Straight Arrow Connector 17" o:spid="_x0000_s1037" type="#_x0000_t32" style="position:absolute;left:11430;top:8382;width:16002;height:533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Straight Arrow Connector 18" o:spid="_x0000_s1038" type="#_x0000_t32" style="position:absolute;left:27432;top:8382;width:1143;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Straight Arrow Connector 19" o:spid="_x0000_s1039" type="#_x0000_t32" style="position:absolute;left:27432;top:8382;width:17526;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line id="Straight Connector 20" o:spid="_x0000_s1040" style="position:absolute;visibility:visible" from="53340,0" to="53340,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CsMAAADbAAAADwAAAGRycy9kb3ducmV2LnhtbESPQWvCQBCF74L/YZmCN920lCqpq2iL&#10;ohch6g8YsmM2NDsbsqvGf+8cCt5meG/e+2a+7H2jbtTFOrCB90kGirgMtubKwPm0Gc9AxYRssQlM&#10;Bh4UYbkYDuaY23Dngm7HVCkJ4ZijAZdSm2sdS0ce4yS0xKJdQucxydpV2nZ4l3Df6I8s+9Iea5YG&#10;hy39OCr/jldvYL0twuU6TdvNvprGw+evy/arwpjRW7/6BpWoTy/z//XOCr7Ayi8ygF4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xGgrDAAAA2wAAAA8AAAAAAAAAAAAA&#10;AAAAoQIAAGRycy9kb3ducmV2LnhtbFBLBQYAAAAABAAEAPkAAACRAwAAAAA=&#10;" strokecolor="#4f81bd [3204]" strokeweight="2pt">
              <v:stroke dashstyle="longDashDot"/>
              <v:shadow on="t" color="black" opacity="24903f" origin=",.5" offset="0,.55556mm"/>
            </v:line>
            <v:shapetype id="_x0000_t202" coordsize="21600,21600" o:spt="202" path="m,l,21600r21600,l21600,xe">
              <v:stroke joinstyle="miter"/>
              <v:path gradientshapeok="t" o:connecttype="rect"/>
            </v:shapetype>
            <v:shape id="TextBox 42" o:spid="_x0000_s1041" type="#_x0000_t202" style="position:absolute;top:6858;width:16764;height:3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v:shape>
            <v:rect id="Rectangle 22" o:spid="_x0000_s1042" style="position:absolute;left:57912;top:13716;width:12954;height:16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aK7oA&#10;AADbAAAADwAAAGRycy9kb3ducmV2LnhtbERPvQrCMBDeBd8hnOCmqRVEqlGKILi2Cq5HczbF5lKa&#10;aOvbm0Fw/Pj+98fRtuJNvW8cK1gtExDEldMN1wpu1/NiC8IHZI2tY1LwIQ/Hw3Syx0y7gQt6l6EW&#10;MYR9hgpMCF0mpa8MWfRL1xFH7uF6iyHCvpa6xyGG21amSbKRFhuODQY7OhmqnuXLKtje627Iz2vK&#10;y7QakpMurp/CKDWfjfkORKAx/MU/90UrSOP6+CX+AHn4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7maK7oAAADbAAAADwAAAAAAAAAAAAAAAACYAgAAZHJzL2Rvd25yZXYueG1s&#10;UEsFBgAAAAAEAAQA9QAAAH8DAAAAAA==&#10;" fillcolor="#f79646 [3209]" stroked="f" strokeweight="2pt">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Reporting WEB -1</w:t>
                    </w:r>
                  </w:p>
                </w:txbxContent>
              </v:textbox>
            </v:rect>
            <v:rect id="Rectangle 23" o:spid="_x0000_s1043" style="position:absolute;left:75438;top:13716;width:12954;height:16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sMAA&#10;AADbAAAADwAAAGRycy9kb3ducmV2LnhtbESPQYvCMBSE7wv+h/CEvW1TuyBSm0oRBK+tC14fzbMp&#10;Ni+libb+e7OwsMdhZr5hisNiB/GkyfeOFWySFARx63TPnYKfy+lrB8IHZI2DY1LwIg+HcvVRYK7d&#10;zDU9m9CJCGGfowITwphL6VtDFn3iRuLo3dxkMUQ5dVJPOEe4HWSWpltpsee4YHCko6H23jysgt21&#10;G+fq9E1Vk7VzetT15VUbpT7XS7UHEWgJ/+G/9lkryDbw+yX+AF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U/sMAAAADbAAAADwAAAAAAAAAAAAAAAACYAgAAZHJzL2Rvd25y&#10;ZXYueG1sUEsFBgAAAAAEAAQA9QAAAIUDAAAAAA==&#10;" fillcolor="#f79646 [3209]" stroked="f" strokeweight="2pt">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Reporting WEB -1</w:t>
                    </w:r>
                  </w:p>
                </w:txbxContent>
              </v:textbox>
            </v:rect>
            <v:rect id="Rectangle 24" o:spid="_x0000_s1044" style="position:absolute;left:66294;top:34290;width:14478;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zucUA&#10;AADbAAAADwAAAGRycy9kb3ducmV2LnhtbESPUWvCQBCE3wX/w7GFvpR6MVDR1FO0tCAIirbg6za3&#10;TUJzeyG3jfHfe0LBx2FmvmHmy97VqqM2VJ4NjEcJKOLc24oLA1+fH89TUEGQLdaeycCFAiwXw8Ec&#10;M+vPfKDuKIWKEA4ZGihFmkzrkJfkMIx8Qxy9H986lCjbQtsWzxHuap0myUQ7rDgulNjQW0n57/HP&#10;Gehmp+R7+7J+3232XbE7VbOni4gxjw/96hWUUC/38H97Yw2kKdy+xB+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rO5xQAAANsAAAAPAAAAAAAAAAAAAAAAAJgCAABkcnMv&#10;ZG93bnJldi54bWxQSwUGAAAAAAQABAD1AAAAigMAAAAA&#10;" fillcolor="#cb6c1d" stroked="f">
              <v:fill color2="#ff8f26" rotate="t" angle="180" colors="0 #cb6c1d;52429f #ff8f2a;1 #ff8f26" focus="100%" type="gradient">
                <o:fill v:ext="view" type="gradientUnscaled"/>
              </v:fill>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Virtual IP</w:t>
                    </w:r>
                  </w:p>
                </w:txbxContent>
              </v:textbox>
            </v:rect>
            <v:shape id="Can 25" o:spid="_x0000_s1045" type="#_x0000_t22" style="position:absolute;left:51054;top:42672;width:14478;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fLMYA&#10;AADbAAAADwAAAGRycy9kb3ducmV2LnhtbESPQWvCQBSE74X+h+UVeqsbtY2SukotWCx40Kj3R/Y1&#10;ic2+Ddmnpv313UKhx2FmvmFmi9416kJdqD0bGA4SUMSFtzWXBg771cMUVBBki41nMvBFARbz25sZ&#10;ZtZfeUeXXEoVIRwyNFCJtJnWoajIYRj4ljh6H75zKFF2pbYdXiPcNXqUJKl2WHNcqLCl14qKz/zs&#10;DHxL+iZP23Rzyh/fj/Vkvdssx0tj7u/6l2dQQr38h//aa2tgNIbfL/E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YfLMYAAADbAAAADwAAAAAAAAAAAAAAAACYAgAAZHJz&#10;L2Rvd25yZXYueG1sUEsFBgAAAAAEAAQA9QAAAIsDAAAAAA==&#10;" fillcolor="#769535" stroked="f">
              <v:fill color2="#9cc746" rotate="t" angle="180" colors="0 #769535;52429f #9bc348;1 #9cc746" focus="100%" type="gradient">
                <o:fill v:ext="view" type="gradientUnscaled"/>
              </v:fill>
              <v:shadow on="t" color="black" opacity="22936f" origin=",.5" offset="0,.63889mm"/>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Report DB -1</w:t>
                    </w:r>
                  </w:p>
                </w:txbxContent>
              </v:textbox>
            </v:shape>
            <v:shape id="Can 26" o:spid="_x0000_s1046" type="#_x0000_t22" style="position:absolute;left:73914;top:41910;width:14478;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WMYA&#10;AADbAAAADwAAAGRycy9kb3ducmV2LnhtbESPQWvCQBSE74X+h+UVvNWN1kZJXaUWWix40Kj3R/Y1&#10;ic2+Ddmnpv313UKhx2FmvmHmy9416kJdqD0bGA0TUMSFtzWXBg771/sZqCDIFhvPZOCLAiwXtzdz&#10;zKy/8o4uuZQqQjhkaKASaTOtQ1GRwzD0LXH0PnznUKLsSm07vEa4a/Q4SVLtsOa4UGFLLxUVn/nZ&#10;GfiW9E0et+nmlE/ej/V0vdusHlbGDO765ydQQr38h//aa2tgPIHfL/E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HWMYAAADbAAAADwAAAAAAAAAAAAAAAACYAgAAZHJz&#10;L2Rvd25yZXYueG1sUEsFBgAAAAAEAAQA9QAAAIsDAAAAAA==&#10;" fillcolor="#769535" stroked="f">
              <v:fill color2="#9cc746" rotate="t" angle="180" colors="0 #769535;52429f #9bc348;1 #9cc746" focus="100%" type="gradient">
                <o:fill v:ext="view" type="gradientUnscaled"/>
              </v:fill>
              <v:shadow on="t" color="black" opacity="22936f" origin=",.5" offset="0,.63889mm"/>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Report DB -2</w:t>
                    </w:r>
                  </w:p>
                </w:txbxContent>
              </v:textbox>
            </v:shape>
            <v:shape id="Straight Arrow Connector 27" o:spid="_x0000_s1047" type="#_x0000_t32" style="position:absolute;left:64008;top:29718;width:9525;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Straight Arrow Connector 28" o:spid="_x0000_s1048" type="#_x0000_t32" style="position:absolute;left:73533;top:29718;width:8763;height:45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Straight Arrow Connector 29" o:spid="_x0000_s1049" type="#_x0000_t32" style="position:absolute;left:58293;top:38100;width:10287;height:45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gI8MAAADbAAAADwAAAGRycy9kb3ducmV2LnhtbESP0WrCQBRE3wv+w3KFvtWNeWhDdBUR&#10;lRIo2LQfcMlek8Xs3Zhdk/TvuwWhj8PMnGHW28m2YqDeG8cKlosEBHHltOFawffX8SUD4QOyxtYx&#10;KfghD9vN7GmNuXYjf9JQhlpECPscFTQhdLmUvmrIol+4jjh6F9dbDFH2tdQ9jhFuW5kmyau0aDgu&#10;NNjRvqHqWt6tAnOZDqfb7ZwWZZHZ8GHk3bBU6nk+7VYgAk3hP/xov2sF6Rv8fY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7oCPDAAAA2wAAAA8AAAAAAAAAAAAA&#10;AAAAoQIAAGRycy9kb3ducmV2LnhtbFBLBQYAAAAABAAEAPkAAACRAwAAAAA=&#10;" strokecolor="#795d9b [3047]">
              <v:stroke endarrow="open"/>
            </v:shape>
            <v:rect id="Rectangle 30" o:spid="_x0000_s1050" style="position:absolute;left:43434;top:59436;width:17526;height:76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EU8IA&#10;AADbAAAADwAAAGRycy9kb3ducmV2LnhtbERPTWvCQBC9F/wPywi9SN1UUDTNRrS0IBQs1YLXaXZM&#10;gtnZkJ3G+O/dQ6HHx/vO1oNrVE9dqD0beJ4moIgLb2suDXwf35+WoIIgW2w8k4EbBVjno4cMU+uv&#10;/EX9QUoVQzikaKASaVOtQ1GRwzD1LXHkzr5zKBF2pbYdXmO4a/QsSRbaYc2xocKWXisqLodfZ6Bf&#10;nZKfj/n2bb/77Mv9qV5NbiLGPI6HzQsooUH+xX/unTUwi2Pjl/gDd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oRTwgAAANsAAAAPAAAAAAAAAAAAAAAAAJgCAABkcnMvZG93&#10;bnJldi54bWxQSwUGAAAAAAQABAD1AAAAhwMAAAAA&#10;" fillcolor="#cb6c1d" stroked="f">
              <v:fill color2="#ff8f26" rotate="t" angle="180" colors="0 #cb6c1d;52429f #ff8f2a;1 #ff8f26" focus="100%" type="gradient">
                <o:fill v:ext="view" type="gradientUnscaled"/>
              </v:fill>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Health Monitoring</w:t>
                    </w:r>
                  </w:p>
                </w:txbxContent>
              </v:textbox>
            </v:rect>
            <v:roundrect id="Rounded Rectangle 31" o:spid="_x0000_s1051" style="position:absolute;left:60960;top:1524;width:18288;height:685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UuMQA&#10;AADbAAAADwAAAGRycy9kb3ducmV2LnhtbESPT2sCMRTE74V+h/AK3mq2HkS3RpGCsBVEqz14fGxe&#10;d5cmL2GT7p9vbwShx2FmfsOsNoM1oqM2NI4VvE0zEMSl0w1XCr4vu9cFiBCRNRrHpGCkAJv189MK&#10;c+16/qLuHCuRIBxyVFDH6HMpQ1mTxTB1njh5P661GJNsK6lb7BPcGjnLsrm02HBaqNHTR03l7/nP&#10;KjDX0+l6MH65/yzG3bg9dr0vjkpNXobtO4hIQ/wPP9qFVjBbwv1L+g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1LjEAAAA2wAAAA8AAAAAAAAAAAAAAAAAmAIAAGRycy9k&#10;b3ducmV2LnhtbFBLBQYAAAAABAAEAPUAAACJAwAAAAA=&#10;" fillcolor="#9bbb59 [3206]" stroked="f" strokeweight="2pt">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LOAD BALANCER</w:t>
                    </w:r>
                  </w:p>
                </w:txbxContent>
              </v:textbox>
            </v:roundrect>
            <v:shape id="Straight Arrow Connector 32" o:spid="_x0000_s1052" type="#_x0000_t32" style="position:absolute;left:64389;top:8382;width:6477;height:533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33" o:spid="_x0000_s1053" type="#_x0000_t32" style="position:absolute;left:71628;top:8382;width:10287;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Can 34" o:spid="_x0000_s1054" type="#_x0000_t22" style="position:absolute;left:29718;top:39624;width:17526;height:76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CisMA&#10;AADbAAAADwAAAGRycy9kb3ducmV2LnhtbESPQWvCQBSE7wX/w/KE3urGFKSkrlIEQW9WK+LtNfuy&#10;Sc2+Ddk1Sf+9Kwgeh5n5hpkvB1uLjlpfOVYwnSQgiHOnKzYKfg7rtw8QPiBrrB2Tgn/ysFyMXuaY&#10;adfzN3X7YESEsM9QQRlCk0np85Is+olriKNXuNZiiLI1UrfYR7itZZokM2mx4rhQYkOrkvLL/moV&#10;YHOW5q++9L+na3Hc6mKXFp1R6nU8fH2CCDSEZ/jR3mgF7yncv8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8CisMAAADbAAAADwAAAAAAAAAAAAAAAACYAgAAZHJzL2Rv&#10;d25yZXYueG1sUEsFBgAAAAAEAAQA9QAAAIgDAAAAAA==&#10;" fillcolor="#769535" strokecolor="#94b64e [3046]">
              <v:fill color2="#9cc746" rotate="t" angle="180" colors="0 #769535;52429f #9bc348;1 #9cc746" focus="100%" type="gradient">
                <o:fill v:ext="view" type="gradientUnscaled"/>
              </v:fill>
              <v:shadow on="t" color="black" opacity="26213f" origin=",-.5" offset="0,3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28"/>
                        <w:szCs w:val="28"/>
                      </w:rPr>
                      <w:t>MDS DB-2ActiveMQ Broker2</w:t>
                    </w:r>
                  </w:p>
                </w:txbxContent>
              </v:textbox>
            </v:shape>
            <v:roundrect id="Rounded Rectangle 35" o:spid="_x0000_s1055" style="position:absolute;left:17526;top:1524;width:18288;height:685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1j8UA&#10;AADbAAAADwAAAGRycy9kb3ducmV2LnhtbESPS2vDMBCE74H+B7GF3hK5DZTUiRJCIeAWSh7NIcfF&#10;2tgm0kpYqh//vioUchxm5htmtRmsER21oXGs4HmWgSAunW64UnD+3k0XIEJE1mgck4KRAmzWD5MV&#10;5tr1fKTuFCuRIBxyVFDH6HMpQ1mTxTBznjh5V9dajEm2ldQt9glujXzJsldpseG0UKOn95rK2+nH&#10;KjCXw+HyZfzb50cx7sbtvut9sVfq6XHYLkFEGuI9/N8utIL5HP6+p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nWPxQAAANsAAAAPAAAAAAAAAAAAAAAAAJgCAABkcnMv&#10;ZG93bnJldi54bWxQSwUGAAAAAAQABAD1AAAAigMAAAAA&#10;" fillcolor="#9bbb59 [3206]" stroked="f" strokeweight="2pt">
              <v:shadow on="t" color="black" opacity="20970f" offset="0,2.2pt"/>
              <v:textbox>
                <w:txbxContent>
                  <w:p w:rsidR="000879F6" w:rsidRDefault="000879F6" w:rsidP="003D275A">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LOAD  BALANCER</w:t>
                    </w:r>
                    <w:proofErr w:type="gramEnd"/>
                  </w:p>
                </w:txbxContent>
              </v:textbox>
            </v:roundrect>
            <v:shape id="Right Arrow 36" o:spid="_x0000_s1056" type="#_x0000_t13" style="position:absolute;left:65532;top:44196;width:8382;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mcIA&#10;AADbAAAADwAAAGRycy9kb3ducmV2LnhtbESP0WrCQBRE3wv9h+UW+lY3VqkSXUNJENpHox9wzV6z&#10;wezdNLtN4t93BaGPw8ycYbbZZFsxUO8bxwrmswQEceV0w7WC03H/tgbhA7LG1jEpuJGHbPf8tMVU&#10;u5EPNJShFhHCPkUFJoQuldJXhiz6meuIo3dxvcUQZV9L3eMY4baV70nyIS02HBcMdpQbqq7lr1Xg&#10;81tZyp/vCc25yIuVuRIeE6VeX6bPDYhAU/gPP9pfWsFiCfcv8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IT+ZwgAAANsAAAAPAAAAAAAAAAAAAAAAAJgCAABkcnMvZG93&#10;bnJldi54bWxQSwUGAAAAAAQABAD1AAAAhwMAAAAA&#10;" adj="18655" fillcolor="#769535" strokecolor="#94b64e [3046]">
              <v:fill color2="#9cc746" rotate="t" angle="180" colors="0 #769535;52429f #9bc348;1 #9cc746" focus="100%" type="gradient">
                <o:fill v:ext="view" type="gradientUnscaled"/>
              </v:fill>
              <v:shadow on="t" color="black" opacity="22936f" origin=",.5" offset="0,.63889mm"/>
              <v:textbox>
                <w:txbxContent>
                  <w:p w:rsidR="000879F6" w:rsidRDefault="000879F6" w:rsidP="003D275A">
                    <w:pPr>
                      <w:pStyle w:val="NormalWeb"/>
                      <w:spacing w:before="0" w:beforeAutospacing="0" w:after="0" w:afterAutospacing="0"/>
                      <w:jc w:val="center"/>
                    </w:pPr>
                    <w:proofErr w:type="spellStart"/>
                    <w:r>
                      <w:rPr>
                        <w:rFonts w:asciiTheme="minorHAnsi" w:hAnsi="Calibri" w:cstheme="minorBidi"/>
                        <w:color w:val="FFFFFF" w:themeColor="light1"/>
                        <w:kern w:val="24"/>
                        <w:sz w:val="28"/>
                        <w:szCs w:val="28"/>
                      </w:rPr>
                      <w:t>Rep</w:t>
                    </w:r>
                    <w:r>
                      <w:rPr>
                        <w:rFonts w:asciiTheme="minorHAnsi" w:hAnsi="Calibri" w:cstheme="minorBidi"/>
                        <w:color w:val="FFFFFF" w:themeColor="light1"/>
                        <w:kern w:val="24"/>
                        <w:sz w:val="36"/>
                        <w:szCs w:val="36"/>
                      </w:rPr>
                      <w:t>l</w:t>
                    </w:r>
                    <w:proofErr w:type="spellEnd"/>
                  </w:p>
                </w:txbxContent>
              </v:textbox>
            </v:shape>
            <v:rect id="Rectangle 37" o:spid="_x0000_s1057" style="position:absolute;left:39624;top:50292;width:1905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hccYA&#10;AADbAAAADwAAAGRycy9kb3ducmV2LnhtbESPQWvCQBSE74L/YXmF3sxGi2LTbEQtAcEqakvp8ZF9&#10;TYLZtyG71fTfdwuCx2FmvmHSRW8acaHO1ZYVjKMYBHFhdc2lgo/3fDQH4TyyxsYyKfglB4tsOEgx&#10;0fbKR7qcfCkChF2CCirv20RKV1Rk0EW2JQ7et+0M+iC7UuoOrwFuGjmJ45k0WHNYqLCldUXF+fRj&#10;FBTbr+2qPD7j/u11+ZlPZH6Y78ZKPT70yxcQnnp/D9/aG63gaQr/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0hccYAAADbAAAADwAAAAAAAAAAAAAAAACYAgAAZHJz&#10;L2Rvd25yZXYueG1sUEsFBgAAAAAEAAQA9QAAAIsDAAAAAA==&#10;" fillcolor="#769535" stroked="f">
              <v:fill color2="#9cc746" rotate="t" angle="180" colors="0 #769535;52429f #9bc348;1 #9cc746" focus="100%" type="gradient">
                <o:fill v:ext="view" type="gradientUnscaled"/>
              </v:fill>
              <v:shadow on="t" color="black" opacity="20970f" offset="0,2.2pt"/>
              <v:textbox>
                <w:txbxContent>
                  <w:p w:rsidR="000879F6" w:rsidRDefault="000879F6" w:rsidP="003D275A">
                    <w:pPr>
                      <w:pStyle w:val="NormalWeb"/>
                      <w:spacing w:before="0" w:beforeAutospacing="0" w:after="0" w:afterAutospacing="0"/>
                      <w:jc w:val="center"/>
                    </w:pPr>
                    <w:r>
                      <w:rPr>
                        <w:rFonts w:asciiTheme="minorHAnsi" w:hAnsi="Calibri" w:cstheme="minorBidi"/>
                        <w:color w:val="FFFFFF" w:themeColor="light1"/>
                        <w:kern w:val="24"/>
                        <w:sz w:val="36"/>
                        <w:szCs w:val="36"/>
                      </w:rPr>
                      <w:t>ETL</w:t>
                    </w:r>
                  </w:p>
                </w:txbxContent>
              </v:textbox>
            </v:rect>
            <v:shapetype id="_x0000_t33" coordsize="21600,21600" o:spt="33" o:oned="t" path="m,l21600,r,21600e" filled="f">
              <v:stroke joinstyle="miter"/>
              <v:path arrowok="t" fillok="f" o:connecttype="none"/>
              <o:lock v:ext="edit" shapetype="t"/>
            </v:shapetype>
            <v:shape id="Shape 71" o:spid="_x0000_s1058" type="#_x0000_t33" style="position:absolute;left:23432;top:37147;width:6096;height:2628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3L8AAADbAAAADwAAAGRycy9kb3ducmV2LnhtbESPSwvCMBCE74L/IazgTVMVRKtRfCB4&#10;8eDj4HFp1qbYbEoTtf57Iwgeh5n5hpkvG1uKJ9W+cKxg0E9AEGdOF5wruJx3vQkIH5A1lo5JwZs8&#10;LBft1hxT7V58pOcp5CJC2KeowIRQpVL6zJBF33cVcfRurrYYoqxzqWt8Rbgt5TBJxtJiwXHBYEUb&#10;Q9n99LAKhrx1b3O4rNY7PVpv3TVkNJ0q1e00qxmIQE34h3/tvVYwGsP3S/wBcvE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z+3L8AAADbAAAADwAAAAAAAAAAAAAAAACh&#10;AgAAZHJzL2Rvd25yZXYueG1sUEsFBgAAAAAEAAQA+QAAAI0DAAAAAA==&#10;" strokecolor="#4f81bd [3204]" strokeweight="2pt">
              <v:stroke dashstyle="dash" endarrow="open"/>
              <v:shadow on="t" color="black" opacity="24903f" origin=",.5" offset="0,.55556mm"/>
            </v:shape>
            <v:shape id="Elbow Connector 39" o:spid="_x0000_s1059" type="#_x0000_t33" style="position:absolute;left:58674;top:48768;width:3810;height:419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7wQMYAAADbAAAADwAAAGRycy9kb3ducmV2LnhtbESPW2sCMRSE3wv9D+EUfKtZL/SyGkUU&#10;L5S+aFvFt8PmuFncnCybqFt/vREKfRxm5htmOG5sKc5U+8Kxgk47AUGcOV1wruD7a/78BsIHZI2l&#10;Y1LwSx7Go8eHIabaXXhN503IRYSwT1GBCaFKpfSZIYu+7Sri6B1cbTFEWedS13iJcFvKbpK8SIsF&#10;xwWDFU0NZcfNySoIZkXbLJktP3f7xc/7uj9vPq6lUq2nZjIAEagJ/+G/9kor6L3C/Uv8AXJ0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e8EDGAAAA2wAAAA8AAAAAAAAA&#10;AAAAAAAAoQIAAGRycy9kb3ducmV2LnhtbFBLBQYAAAAABAAEAPkAAACUAwAAAAA=&#10;" strokecolor="#4f81bd [3204]" strokeweight="2pt">
              <v:stroke endarrow="open"/>
              <v:shadow on="t" color="black" opacity="24903f" origin=",.5" offset="0,.55556mm"/>
            </v:shape>
            <v:line id="Straight Connector 40" o:spid="_x0000_s1060" style="position:absolute;flip:x;visibility:visible" from="3048,64008" to="43434,64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8uMAAAADbAAAADwAAAGRycy9kb3ducmV2LnhtbERPTWvCQBC9F/wPywheim5MRSW6ihTE&#10;XnpQ433IjkkwOxuyW4399Z1DwePjfa+3vWvUnbpQezYwnSSgiAtvay4N5Of9eAkqRGSLjWcy8KQA&#10;283gbY2Z9Q8+0v0USyUhHDI0UMXYZlqHoiKHYeJbYuGuvnMYBXalth0+JNw1Ok2SuXZYszRU2NJn&#10;RcXt9OOkZPc7u9Z5mrbHhc0P3+/z9HJDY0bDfrcCFamPL/G/+8sa+JCx8kV+gN7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UfLjAAAAA2wAAAA8AAAAAAAAAAAAAAAAA&#10;oQIAAGRycy9kb3ducmV2LnhtbFBLBQYAAAAABAAEAPkAAACOAwAAAAA=&#10;" strokecolor="#4579b8 [3044]">
              <v:stroke dashstyle="dashDot"/>
            </v:line>
            <v:line id="Straight Connector 41" o:spid="_x0000_s1061" style="position:absolute;flip:y;visibility:visible" from="3048,33528" to="3048,64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jZI8IAAADbAAAADwAAAGRycy9kb3ducmV2LnhtbESPS4vCMBSF9wP+h3AFN4Om1sFHNYoI&#10;optZqHV/aa5tsbkpTdTqrzcDAy4P5/FxFqvWVOJOjSstKxgOIhDEmdUl5wrS07Y/BeE8ssbKMil4&#10;koPVsvO1wETbBx/ofvS5CCPsElRQeF8nUrqsIINuYGvi4F1sY9AH2eRSN/gI46aScRSNpcGSA6HA&#10;mjYFZdfjzQTI+vVzKdM4rg8Tne5+v8fx+YpK9brteg7CU+s/4f/2XisYzeDvS/g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jZI8IAAADbAAAADwAAAAAAAAAAAAAA&#10;AAChAgAAZHJzL2Rvd25yZXYueG1sUEsFBgAAAAAEAAQA+QAAAJADAAAAAA==&#10;" strokecolor="#4579b8 [3044]">
              <v:stroke dashstyle="dashDot"/>
            </v:line>
            <v:line id="Straight Connector 42" o:spid="_x0000_s1062" style="position:absolute;flip:y;visibility:visible" from="3048,29718" to="10668,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Dw8AAAADbAAAADwAAAGRycy9kb3ducmV2LnhtbERPTYvCMBC9L/gfwgheFk23iEo1igji&#10;Xjyo9T40Y1tsJqXJat1f7xwW9vh436tN7xr1oC7Ung18TRJQxIW3NZcG8st+vAAVIrLFxjMZeFGA&#10;zXrwscLM+ief6HGOpZIQDhkaqGJsM61DUZHDMPEtsXA33zmMArtS2w6fEu4anSbJTDusWRoqbGlX&#10;UXE//zgp2f5Ob3Wepu1pbvPD8XOWXu9ozGjYb5egIvXxX/zn/rYGprJevsgP0O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kA8PAAAAA2wAAAA8AAAAAAAAAAAAAAAAA&#10;oQIAAGRycy9kb3ducmV2LnhtbFBLBQYAAAAABAAEAPkAAACOAwAAAAA=&#10;" strokecolor="#4579b8 [3044]">
              <v:stroke dashstyle="dashDot"/>
            </v:line>
            <v:line id="Straight Connector 43" o:spid="_x0000_s1063" style="position:absolute;flip:y;visibility:visible" from="3048,29718" to="28956,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mWMQAAADbAAAADwAAAGRycy9kb3ducmV2LnhtbESPy2rDMBBF94X+g5hCNqWRI0Ja3MjG&#10;FEK66SKJux+s8QNbI2MpiZOvrwqFLi/3cbjbfLaDuNDkO8caVssEBHHlTMeNhvK0e3kD4QOywcEx&#10;abiRhzx7fNhiatyVD3Q5hkbEEfYpamhDGFMpfdWSRb90I3H0ajdZDFFOjTQTXuO4HaRKko202HEk&#10;tDjSR0tVfzzbCCnu67orlRoPr6bcfz1v1HePWi+e5uIdRKA5/If/2p9Gw3oFv1/iD5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qKZYxAAAANsAAAAPAAAAAAAAAAAA&#10;AAAAAKECAABkcnMvZG93bnJldi54bWxQSwUGAAAAAAQABAD5AAAAkgMAAAAA&#10;" strokecolor="#4579b8 [3044]">
              <v:stroke dashstyle="dashDot"/>
            </v:line>
            <v:line id="Straight Connector 44" o:spid="_x0000_s1064" style="position:absolute;flip:y;visibility:visible" from="3048,29718" to="44958,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4L8IAAADbAAAADwAAAGRycy9kb3ducmV2LnhtbESPS4vCMBSF94L/IVxhNqLpBNGhGkUG&#10;hnHjQu3sL83tA5ub0mS0+uuNILg8nMfHWW1624gLdb52rOFzmoAgzp2pudSQnX4mXyB8QDbYOCYN&#10;N/KwWQ8HK0yNu/KBLsdQijjCPkUNVQhtKqXPK7Lop64ljl7hOoshyq6UpsNrHLeNVEkylxZrjoQK&#10;W/quKD8f/22EbO+zos6Uag8Lk/3ux3P1d0atP0b9dgkiUB/e4Vd7ZzTMFDy/xB8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o4L8IAAADbAAAADwAAAAAAAAAAAAAA&#10;AAChAgAAZHJzL2Rvd25yZXYueG1sUEsFBgAAAAAEAAQA+QAAAJADAAAAAA==&#10;" strokecolor="#4579b8 [3044]">
              <v:stroke dashstyle="dashDot"/>
            </v:line>
            <v:line id="Straight Connector 45" o:spid="_x0000_s1065" style="position:absolute;flip:x;visibility:visible" from="10668,60960" to="43434,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adtMMAAADbAAAADwAAAGRycy9kb3ducmV2LnhtbESPzWrCQBSF9wXfYbhCN0UnpqISHSUI&#10;pd10EY37S+aaBDN3QmZMUp/eKRS6PJyfj7M7jKYRPXWutqxgMY9AEBdW11wqyM8fsw0I55E1NpZJ&#10;wQ85OOwnLztMtB04o/7kSxFG2CWooPK+TaR0RUUG3dy2xMG72s6gD7Irpe5wCOOmkXEUraTBmgOh&#10;wpaOFRW3090ESPpYXus8jttsrfPP77dVfLmhUq/TMd2C8DT6//Bf+0srWL7D75fwA+T+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2nbTDAAAA2wAAAA8AAAAAAAAAAAAA&#10;AAAAoQIAAGRycy9kb3ducmV2LnhtbFBLBQYAAAAABAAEAPkAAACRAwAAAAA=&#10;" strokecolor="#4579b8 [3044]">
              <v:stroke dashstyle="dashDot"/>
            </v:line>
            <v:line id="Straight Connector 46" o:spid="_x0000_s1066" style="position:absolute;visibility:visible" from="10668,47244" to="10668,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VPicMAAADbAAAADwAAAGRycy9kb3ducmV2LnhtbESPS2vDMBCE74X+B7GF3hq5bpoEN0pI&#10;AoEc27zOi7WxTayVkRQ/8uurQiHHYWa+YebL3tSiJecrywreRwkI4tzqigsFx8P2bQbCB2SNtWVS&#10;MJCH5eL5aY6Zth3/ULsPhYgQ9hkqKENoMil9XpJBP7INcfQu1hkMUbpCaoddhJtapkkykQYrjgsl&#10;NrQpKb/ub0bB5ylv70O6lt+X43X64bp0i8NZqdeXfvUFIlAfHuH/9k4rGI/h70v8A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FT4nDAAAA2wAAAA8AAAAAAAAAAAAA&#10;AAAAoQIAAGRycy9kb3ducmV2LnhtbFBLBQYAAAAABAAEAPkAAACRAwAAAAA=&#10;" strokecolor="#4579b8 [3044]">
              <v:stroke dashstyle="dashDot"/>
            </v:line>
            <v:line id="Straight Connector 47" o:spid="_x0000_s1067" style="position:absolute;visibility:visible" from="35814,47244" to="35814,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MUAAADbAAAADwAAAGRycy9kb3ducmV2LnhtbESPQWvCQBSE70L/w/KEXqTZKI0tqatI&#10;pbQXhcRcentkX5Ng9m3Irkn677sFweMwM98wm91kWjFQ7xrLCpZRDIK4tLrhSkFx/nh6BeE8ssbW&#10;Min4JQe77cNsg6m2I2c05L4SAcIuRQW1910qpStrMugi2xEH78f2Bn2QfSV1j2OAm1au4ngtDTYc&#10;Fmrs6L2m8pJfjQKTJYNfHvN9R6vvl+IwLT6r00mpx/m0fwPhafL38K39pRU8J/D/JfwA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9qMUAAADbAAAADwAAAAAAAAAA&#10;AAAAAAChAgAAZHJzL2Rvd25yZXYueG1sUEsFBgAAAAAEAAQA+QAAAJMDAAAAAA==&#10;" strokecolor="#4f81bd [3204]">
              <v:stroke dashstyle="dashDot"/>
            </v:line>
            <v:line id="Straight Connector 48" o:spid="_x0000_s1068" style="position:absolute;visibility:visible" from="60960,60960" to="84582,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0ZcMAAADbAAAADwAAAGRycy9kb3ducmV2LnhtbESPS2vDMBCE74X+B7GF3Bq5zqPFjRKa&#10;QCDH5tXzYm1sE2tlJMWP/PqqUMhxmJlvmMWqN7VoyfnKsoK3cQKCOLe64kLB6bh9/QDhA7LG2jIp&#10;GMjDavn8tMBM24731B5CISKEfYYKyhCaTEqfl2TQj21DHL2LdQZDlK6Q2mEX4aaWaZLMpcGK40KJ&#10;DW1Kyq+Hm1EwO+ftfUjX8vtyur5PXJducfhRavTSf32CCNSHR/i/vdMKpn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bdGXDAAAA2wAAAA8AAAAAAAAAAAAA&#10;AAAAoQIAAGRycy9kb3ducmV2LnhtbFBLBQYAAAAABAAEAPkAAACRAwAAAAA=&#10;" strokecolor="#4579b8 [3044]">
              <v:stroke dashstyle="dashDot"/>
            </v:line>
            <v:line id="Straight Connector 49" o:spid="_x0000_s1069" style="position:absolute;visibility:visible" from="84582,48006" to="84582,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R/sMAAADbAAAADwAAAGRycy9kb3ducmV2LnhtbESPS2vDMBCE74X+B7GF3Bq5zqu4UUIT&#10;COTYPNrzYm1sE2tlJMWP/PqqUMhxmJlvmOW6N7VoyfnKsoK3cQKCOLe64kLB+bR7fQfhA7LG2jIp&#10;GMjDevX8tMRM244P1B5DISKEfYYKyhCaTEqfl2TQj21DHL2LdQZDlK6Q2mEX4aaWaZLMpcGK40KJ&#10;DW1Lyq/Hm1Ew+87b+5Bu5NflfF1MXJfucPhRavTSf36ACNSHR/i/vdcKpgv4+x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X0f7DAAAA2wAAAA8AAAAAAAAAAAAA&#10;AAAAoQIAAGRycy9kb3ducmV2LnhtbFBLBQYAAAAABAAEAPkAAACRAwAAAAA=&#10;" strokecolor="#4579b8 [3044]">
              <v:stroke dashstyle="dashDot"/>
            </v:line>
            <v:line id="Straight Connector 50" o:spid="_x0000_s1070" style="position:absolute;visibility:visible" from="64008,48006" to="64008,6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FjMAAAADbAAAADwAAAGRycy9kb3ducmV2LnhtbERPyW7CMBC9V+IfrEHiVhxCCyhgEEVC&#10;6rFlO4/iIYmIx5HtZuHr60OlHp/evtn1phYtOV9ZVjCbJiCIc6srLhRczsfXFQgfkDXWlknBQB52&#10;29HLBjNtO/6m9hQKEUPYZ6igDKHJpPR5SQb91DbEkbtbZzBE6AqpHXYx3NQyTZKFNFhxbCixoUNJ&#10;+eP0YxS8X/P2OaQf8ut+eSznrkuPONyUmoz7/RpEoD78i//cn1rBWxwbv8QfIL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IRYzAAAAA2wAAAA8AAAAAAAAAAAAAAAAA&#10;oQIAAGRycy9kb3ducmV2LnhtbFBLBQYAAAAABAAEAPkAAACOAwAAAAA=&#10;" strokecolor="#4579b8 [3044]">
              <v:stroke dashstyle="dashDot"/>
            </v:line>
            <v:line id="Straight Connector 51" o:spid="_x0000_s1071" style="position:absolute;visibility:visible" from="85344,29718" to="85344,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TgF8MAAADbAAAADwAAAGRycy9kb3ducmV2LnhtbESPS2vDMBCE74X8B7GF3hK5bpukbpSQ&#10;FgI5Ns/zYm1sE2tlJNWP/voqEOhxmJlvmMWqN7VoyfnKsoLnSQKCOLe64kLB8bAZz0H4gKyxtkwK&#10;BvKwWo4eFphp2/GO2n0oRISwz1BBGUKTSenzkgz6iW2Io3exzmCI0hVSO+wi3NQyTZKpNFhxXCix&#10;oa+S8uv+xyh4O+Xt75B+yu/L8Tp7cV26weGs1NNjv/4AEagP/+F7e6sVvL7D7U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4BfDAAAA2wAAAA8AAAAAAAAAAAAA&#10;AAAAoQIAAGRycy9kb3ducmV2LnhtbFBLBQYAAAAABAAEAPkAAACRAwAAAAA=&#10;" strokecolor="#4579b8 [3044]">
              <v:stroke dashstyle="dashDot"/>
            </v:line>
            <v:line id="Straight Connector 52" o:spid="_x0000_s1072" style="position:absolute;visibility:visible" from="85344,39624" to="89916,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fV8AAAADbAAAADwAAAGRycy9kb3ducmV2LnhtbERPS0vDQBC+C/6HZQRvdmPEWtJuiwoF&#10;j7a2PQ/ZaRKanQ27ax7+eudQ6PHje682o2tVTyE2ng08zzJQxKW3DVcGDj/bpwWomJAttp7JwEQR&#10;Nuv7uxUW1g+8o36fKiUhHAs0UKfUFVrHsiaHceY7YuHOPjhMAkOlbcBBwl2r8yyba4cNS0ONHX3W&#10;VF72v87A67Hs/6b8Q3+fD5e3lzDkW5xOxjw+jO9LUInGdBNf3V9WfL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n31fAAAAA2wAAAA8AAAAAAAAAAAAAAAAA&#10;oQIAAGRycy9kb3ducmV2LnhtbFBLBQYAAAAABAAEAPkAAACOAwAAAAA=&#10;" strokecolor="#4579b8 [3044]">
              <v:stroke dashstyle="dashDot"/>
            </v:line>
            <v:line id="Straight Connector 53" o:spid="_x0000_s1073" style="position:absolute;visibility:visible" from="89916,39624" to="89916,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t6zMIAAADbAAAADwAAAGRycy9kb3ducmV2LnhtbESPW2sCMRSE3wv+h3AE32rWFausRtGC&#10;0MfW2/Nhc9xd3JwsSbqX/vpGKPRxmPlmmM2uN7VoyfnKsoLZNAFBnFtdcaHgcj6+rkD4gKyxtkwK&#10;BvKw245eNphp2/EXtadQiFjCPkMFZQhNJqXPSzLop7Yhjt7dOoMhSldI7bCL5aaWaZK8SYMVx4US&#10;G3ovKX+cvo2CxTVvf4b0ID/vl8dy7rr0iMNNqcm4369BBOrDf/iP/tCRm8HzS/w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t6zMIAAADbAAAADwAAAAAAAAAAAAAA&#10;AAChAgAAZHJzL2Rvd25yZXYueG1sUEsFBgAAAAAEAAQA+QAAAJADAAAAAA==&#10;" strokecolor="#4579b8 [3044]">
              <v:stroke dashstyle="dashDot"/>
            </v:line>
            <v:line id="Straight Connector 55" o:spid="_x0000_s1074" style="position:absolute;visibility:visible" from="84582,60960" to="89916,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ku8IAAADbAAAADwAAAGRycy9kb3ducmV2LnhtbESPW2sCMRSE3wv+h3AE32rWlVZZjaIF&#10;wcfW2/Nhc9xd3JwsSboXf31TKPRxmPlmmPW2N7VoyfnKsoLZNAFBnFtdcaHgcj68LkH4gKyxtkwK&#10;BvKw3Yxe1php2/EXtadQiFjCPkMFZQhNJqXPSzLop7Yhjt7dOoMhSldI7bCL5aaWaZK8S4MVx4US&#10;G/ooKX+cvo2Ct2vePod0Lz/vl8di7rr0gMNNqcm4361ABOrDf/iPPurIpfD7Jf4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nku8IAAADbAAAADwAAAAAAAAAAAAAA&#10;AAChAgAAZHJzL2Rvd25yZXYueG1sUEsFBgAAAAAEAAQA+QAAAJADAAAAAA==&#10;" strokecolor="#4579b8 [3044]">
              <v:stroke dashstyle="dashDot"/>
            </v:line>
            <v:line id="Straight Connector 56" o:spid="_x0000_s1075" style="position:absolute;visibility:visible" from="61722,29718" to="61722,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VBIMIAAADbAAAADwAAAGRycy9kb3ducmV2LnhtbESPW2sCMRSE3wv+h3AE32rWlVZZjWIF&#10;wcfW2/Nhc9xd3JwsSboXf31TKPRxmPlmmPW2N7VoyfnKsoLZNAFBnFtdcaHgcj68LkH4gKyxtkwK&#10;BvKw3Yxe1php2/EXtadQiFjCPkMFZQhNJqXPSzLop7Yhjt7dOoMhSldI7bCL5aaWaZK8S4MVx4US&#10;G9qXlD9O30bB2zVvn0P6IT/vl8di7rr0gMNNqcm4361ABOrDf/iPPurIzeH3S/wB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VBIMIAAADbAAAADwAAAAAAAAAAAAAA&#10;AAChAgAAZHJzL2Rvd25yZXYueG1sUEsFBgAAAAAEAAQA+QAAAJADAAAAAA==&#10;" strokecolor="#4579b8 [3044]">
              <v:stroke dashstyle="dashDot"/>
            </v:line>
            <v:line id="Straight Connector 57" o:spid="_x0000_s1076" style="position:absolute;flip:y;visibility:visible" from="61722,39624" to="85344,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THcQAAADbAAAADwAAAGRycy9kb3ducmV2LnhtbESPS2vCQBSF9wX/w3CFbopODPFBdJRQ&#10;KO2mCzXuL5lrEszcCZlpkvrrnULB5eE8Ps7uMJpG9NS52rKCxTwCQVxYXXOpID9/zDYgnEfW2Fgm&#10;Bb/k4LCfvOww1XbgI/UnX4owwi5FBZX3bSqlKyoy6Oa2JQ7e1XYGfZBdKXWHQxg3jYyjaCUN1hwI&#10;Fbb0XlFxO/2YAMnuybXO47g9rnX++f22ii83VOp1OmZbEJ5G/wz/t7+0gmUCf1/CD5D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pMdxAAAANsAAAAPAAAAAAAAAAAA&#10;AAAAAKECAABkcnMvZG93bnJldi54bWxQSwUGAAAAAAQABAD5AAAAkgMAAAAA&#10;" strokecolor="#4579b8 [3044]">
              <v:stroke dashstyle="dashDot"/>
            </v:line>
            <w10:wrap type="none"/>
            <w10:anchorlock/>
          </v:group>
        </w:pict>
      </w:r>
    </w:p>
    <w:p w:rsidR="004627D5" w:rsidRPr="004627D5" w:rsidRDefault="00F810E9" w:rsidP="00D90780">
      <w:pPr>
        <w:pStyle w:val="Caption"/>
        <w:ind w:left="4320"/>
      </w:pPr>
      <w:r>
        <w:t xml:space="preserve">Figure 1: </w:t>
      </w:r>
      <w:r w:rsidR="0078440F">
        <w:t>High Level Architecture</w:t>
      </w:r>
      <w:r w:rsidR="00DD44E8">
        <w:t xml:space="preserve"> </w:t>
      </w:r>
    </w:p>
    <w:p w:rsidR="00C37426" w:rsidRDefault="007862DC" w:rsidP="00C37426">
      <w:r>
        <w:t>MOTECH</w:t>
      </w:r>
      <w:r w:rsidR="00C37426">
        <w:t xml:space="preserve"> </w:t>
      </w:r>
      <w:r w:rsidR="00CB0FEA">
        <w:t>system consists</w:t>
      </w:r>
      <w:r w:rsidR="00C37426">
        <w:t xml:space="preserve"> of multiple nodes </w:t>
      </w:r>
      <w:r w:rsidR="00B13C4C">
        <w:t xml:space="preserve">namely it can be divided into </w:t>
      </w:r>
    </w:p>
    <w:p w:rsidR="00C37426" w:rsidRPr="009517DD" w:rsidRDefault="00C37426" w:rsidP="003F6205">
      <w:pPr>
        <w:pStyle w:val="Heading2"/>
        <w:numPr>
          <w:ilvl w:val="1"/>
          <w:numId w:val="25"/>
        </w:numPr>
        <w:ind w:left="720"/>
      </w:pPr>
      <w:bookmarkStart w:id="20" w:name="_Toc421310704"/>
      <w:r w:rsidRPr="009517DD">
        <w:t>Web Tier</w:t>
      </w:r>
      <w:bookmarkEnd w:id="20"/>
      <w:r w:rsidRPr="009517DD">
        <w:t xml:space="preserve"> </w:t>
      </w:r>
    </w:p>
    <w:p w:rsidR="009517DD" w:rsidRDefault="009517DD" w:rsidP="009517DD">
      <w:r>
        <w:t xml:space="preserve">The responsibility of Web Tier can be divided </w:t>
      </w:r>
      <w:r w:rsidR="005774B1">
        <w:t>in terms of interfaces which they cater</w:t>
      </w:r>
      <w:r>
        <w:t>.</w:t>
      </w:r>
    </w:p>
    <w:p w:rsidR="009517DD" w:rsidRDefault="009517DD" w:rsidP="009517DD">
      <w:pPr>
        <w:pStyle w:val="ListParagraph"/>
        <w:numPr>
          <w:ilvl w:val="0"/>
          <w:numId w:val="19"/>
        </w:numPr>
      </w:pPr>
      <w:r>
        <w:t>IVR-</w:t>
      </w:r>
      <w:r w:rsidR="007862DC">
        <w:t>MOTECH</w:t>
      </w:r>
      <w:r>
        <w:t xml:space="preserve"> interface</w:t>
      </w:r>
    </w:p>
    <w:p w:rsidR="00E9305E" w:rsidRDefault="00E9305E" w:rsidP="00E9305E">
      <w:pPr>
        <w:pStyle w:val="ListParagraph"/>
      </w:pPr>
    </w:p>
    <w:p w:rsidR="00406736" w:rsidRDefault="007862DC" w:rsidP="00E9305E">
      <w:pPr>
        <w:pStyle w:val="ListParagraph"/>
      </w:pPr>
      <w:r>
        <w:t>MOTECH</w:t>
      </w:r>
      <w:r w:rsidR="004B031E">
        <w:t xml:space="preserve"> provides services to IVR using</w:t>
      </w:r>
      <w:r w:rsidR="00B51FDA">
        <w:t xml:space="preserve"> three </w:t>
      </w:r>
      <w:r>
        <w:t>MOTECH</w:t>
      </w:r>
      <w:r w:rsidR="00B51FDA">
        <w:t xml:space="preserve"> servers which are connected via Load Balancer, Load Balancer will schedule incoming HTTP request from IVR to any one of the three </w:t>
      </w:r>
      <w:r>
        <w:t>MOTECH</w:t>
      </w:r>
      <w:r w:rsidR="00B51FDA">
        <w:t xml:space="preserve"> Servers. </w:t>
      </w:r>
      <w:r w:rsidR="00CC5E36">
        <w:t xml:space="preserve">     </w:t>
      </w:r>
    </w:p>
    <w:p w:rsidR="00A0695C" w:rsidRDefault="00A0695C" w:rsidP="00443FD3">
      <w:pPr>
        <w:ind w:left="360"/>
      </w:pPr>
    </w:p>
    <w:p w:rsidR="009263A6" w:rsidRDefault="009263A6" w:rsidP="009263A6">
      <w:pPr>
        <w:pStyle w:val="ListParagraph"/>
        <w:numPr>
          <w:ilvl w:val="0"/>
          <w:numId w:val="19"/>
        </w:numPr>
      </w:pPr>
      <w:r>
        <w:t>Public Reporting Interface</w:t>
      </w:r>
    </w:p>
    <w:p w:rsidR="00C627EA" w:rsidRDefault="00C627EA" w:rsidP="00C627EA">
      <w:pPr>
        <w:pStyle w:val="ListParagraph"/>
      </w:pPr>
    </w:p>
    <w:p w:rsidR="00B51FDA" w:rsidRDefault="00B66E3F" w:rsidP="00C627EA">
      <w:pPr>
        <w:pStyle w:val="ListParagraph"/>
      </w:pPr>
      <w:r>
        <w:t xml:space="preserve"> </w:t>
      </w:r>
      <w:commentRangeStart w:id="21"/>
      <w:commentRangeStart w:id="22"/>
      <w:commentRangeStart w:id="23"/>
      <w:r>
        <w:t>R</w:t>
      </w:r>
      <w:r w:rsidR="00B51FDA">
        <w:t>eporting web servers will be configured to provide reporting services to the user in public networ</w:t>
      </w:r>
      <w:r w:rsidR="00B64CE5">
        <w:t xml:space="preserve">k. </w:t>
      </w:r>
      <w:r w:rsidR="00A83FB8">
        <w:t>Both the</w:t>
      </w:r>
      <w:r w:rsidR="00B64CE5">
        <w:t xml:space="preserve"> reporting web servers will </w:t>
      </w:r>
      <w:r w:rsidR="003D1C03">
        <w:t>be connected</w:t>
      </w:r>
      <w:r w:rsidR="00A06014">
        <w:t xml:space="preserve"> with Load balancer which will</w:t>
      </w:r>
      <w:r w:rsidR="00B51FDA">
        <w:t xml:space="preserve"> schedule load in between these servers. </w:t>
      </w:r>
      <w:commentRangeEnd w:id="21"/>
      <w:r w:rsidR="003D275A">
        <w:rPr>
          <w:rStyle w:val="CommentReference"/>
        </w:rPr>
        <w:commentReference w:id="21"/>
      </w:r>
      <w:commentRangeEnd w:id="22"/>
      <w:r w:rsidR="00613131">
        <w:rPr>
          <w:rStyle w:val="CommentReference"/>
        </w:rPr>
        <w:commentReference w:id="22"/>
      </w:r>
      <w:commentRangeEnd w:id="23"/>
      <w:r w:rsidR="00C451E8">
        <w:rPr>
          <w:rStyle w:val="CommentReference"/>
        </w:rPr>
        <w:commentReference w:id="23"/>
      </w:r>
    </w:p>
    <w:p w:rsidR="0042708C" w:rsidRDefault="0042708C" w:rsidP="003F6205">
      <w:pPr>
        <w:pStyle w:val="Heading2"/>
        <w:numPr>
          <w:ilvl w:val="1"/>
          <w:numId w:val="25"/>
        </w:numPr>
        <w:ind w:left="720"/>
      </w:pPr>
      <w:bookmarkStart w:id="24" w:name="_Toc421310705"/>
      <w:commentRangeStart w:id="25"/>
      <w:commentRangeStart w:id="26"/>
      <w:r>
        <w:t>Database Tier</w:t>
      </w:r>
      <w:commentRangeEnd w:id="25"/>
      <w:r w:rsidR="002F78BB">
        <w:rPr>
          <w:rStyle w:val="CommentReference"/>
          <w:rFonts w:asciiTheme="minorHAnsi" w:eastAsiaTheme="minorEastAsia" w:hAnsiTheme="minorHAnsi" w:cstheme="minorBidi"/>
          <w:b w:val="0"/>
          <w:bCs w:val="0"/>
          <w:color w:val="auto"/>
        </w:rPr>
        <w:commentReference w:id="25"/>
      </w:r>
      <w:commentRangeEnd w:id="26"/>
      <w:r w:rsidR="00613131">
        <w:rPr>
          <w:rStyle w:val="CommentReference"/>
          <w:rFonts w:asciiTheme="minorHAnsi" w:eastAsiaTheme="minorEastAsia" w:hAnsiTheme="minorHAnsi" w:cstheme="minorBidi"/>
          <w:b w:val="0"/>
          <w:bCs w:val="0"/>
          <w:color w:val="auto"/>
        </w:rPr>
        <w:commentReference w:id="26"/>
      </w:r>
      <w:bookmarkEnd w:id="24"/>
    </w:p>
    <w:p w:rsidR="00A06014" w:rsidRDefault="009C77F3" w:rsidP="00A06014">
      <w:pPr>
        <w:pStyle w:val="ListParagraph"/>
        <w:numPr>
          <w:ilvl w:val="0"/>
          <w:numId w:val="12"/>
        </w:numPr>
      </w:pPr>
      <w:r>
        <w:t>NMS-</w:t>
      </w:r>
      <w:r w:rsidR="00A06014">
        <w:t>MDS Databases nodes</w:t>
      </w:r>
    </w:p>
    <w:p w:rsidR="006E662E" w:rsidRDefault="006E662E" w:rsidP="00A06014">
      <w:pPr>
        <w:pStyle w:val="ListParagraph"/>
      </w:pPr>
    </w:p>
    <w:p w:rsidR="006E662E" w:rsidRDefault="006E662E" w:rsidP="006E662E">
      <w:pPr>
        <w:pStyle w:val="ListParagraph"/>
      </w:pPr>
      <w:r>
        <w:t xml:space="preserve">MDS database node provides services to </w:t>
      </w:r>
      <w:r w:rsidR="007862DC">
        <w:t>MOTECH</w:t>
      </w:r>
      <w:r>
        <w:t xml:space="preserve"> Web servers; it consists of t</w:t>
      </w:r>
      <w:r w:rsidR="0042708C">
        <w:t xml:space="preserve">wo </w:t>
      </w:r>
      <w:r w:rsidR="007862DC">
        <w:t>MOTECH</w:t>
      </w:r>
      <w:r w:rsidR="0042708C">
        <w:t xml:space="preserve"> (MDS) dat</w:t>
      </w:r>
      <w:r w:rsidR="00DB0B64">
        <w:t xml:space="preserve">abase servers which will run </w:t>
      </w:r>
      <w:proofErr w:type="spellStart"/>
      <w:r w:rsidR="00751C6A">
        <w:t>MySQL</w:t>
      </w:r>
      <w:proofErr w:type="spellEnd"/>
      <w:r w:rsidR="00DE0A48">
        <w:t xml:space="preserve"> in </w:t>
      </w:r>
      <w:r w:rsidR="0042708C">
        <w:t xml:space="preserve">MASTER-SLAVE </w:t>
      </w:r>
      <w:r w:rsidR="00F64C42">
        <w:t>mode</w:t>
      </w:r>
      <w:r w:rsidR="006824C3">
        <w:t>.</w:t>
      </w:r>
    </w:p>
    <w:p w:rsidR="006E662E" w:rsidRDefault="006E662E" w:rsidP="006E662E">
      <w:pPr>
        <w:pStyle w:val="ListParagraph"/>
      </w:pPr>
    </w:p>
    <w:p w:rsidR="00F64C42" w:rsidRDefault="00751C6A" w:rsidP="006E662E">
      <w:pPr>
        <w:pStyle w:val="ListParagraph"/>
      </w:pPr>
      <w:proofErr w:type="spellStart"/>
      <w:r>
        <w:t>MySQL</w:t>
      </w:r>
      <w:proofErr w:type="spellEnd"/>
      <w:r w:rsidR="00F64C42">
        <w:t xml:space="preserve"> based database will be accessible via Virtual IP (VIP) which is configured using </w:t>
      </w:r>
      <w:proofErr w:type="spellStart"/>
      <w:r w:rsidR="00107BD8">
        <w:t>Keepalived</w:t>
      </w:r>
      <w:proofErr w:type="spellEnd"/>
      <w:r w:rsidR="00107BD8">
        <w:t xml:space="preserve"> that</w:t>
      </w:r>
      <w:r w:rsidR="00F64C42">
        <w:t xml:space="preserve"> provid</w:t>
      </w:r>
      <w:r w:rsidR="003D6A14">
        <w:t xml:space="preserve">es </w:t>
      </w:r>
      <w:r w:rsidR="00F64C42">
        <w:t>Linux Virtual server</w:t>
      </w:r>
      <w:r w:rsidR="003D6A14">
        <w:t xml:space="preserve"> services</w:t>
      </w:r>
      <w:r w:rsidR="00F64C42">
        <w:t>.</w:t>
      </w:r>
      <w:r w:rsidR="00107BD8">
        <w:t xml:space="preserve"> The V</w:t>
      </w:r>
      <w:r w:rsidR="00F64C42">
        <w:t xml:space="preserve">IP will </w:t>
      </w:r>
      <w:r w:rsidR="00107BD8">
        <w:t>be assigned</w:t>
      </w:r>
      <w:r w:rsidR="00F64C42">
        <w:t xml:space="preserve"> to one of the two database nodes</w:t>
      </w:r>
      <w:r w:rsidR="0019464E">
        <w:t xml:space="preserve"> which will be </w:t>
      </w:r>
      <w:proofErr w:type="spellStart"/>
      <w:r w:rsidR="0019464E">
        <w:t>MySQL</w:t>
      </w:r>
      <w:proofErr w:type="spellEnd"/>
      <w:r w:rsidR="0019464E">
        <w:t xml:space="preserve"> Master at that time. </w:t>
      </w:r>
      <w:r w:rsidR="00F64C42">
        <w:t xml:space="preserve"> </w:t>
      </w:r>
      <w:r w:rsidR="00A0685D">
        <w:t xml:space="preserve">In case of any </w:t>
      </w:r>
      <w:r w:rsidR="00406736">
        <w:t>outage (</w:t>
      </w:r>
      <w:proofErr w:type="spellStart"/>
      <w:r>
        <w:t>MySQL</w:t>
      </w:r>
      <w:proofErr w:type="spellEnd"/>
      <w:r w:rsidR="00A0685D">
        <w:t xml:space="preserve"> service stop/restart, </w:t>
      </w:r>
      <w:proofErr w:type="spellStart"/>
      <w:r w:rsidR="00A0685D">
        <w:t>Keepalived</w:t>
      </w:r>
      <w:proofErr w:type="spellEnd"/>
      <w:r w:rsidR="00A0685D">
        <w:t xml:space="preserve"> service stop/restart) </w:t>
      </w:r>
      <w:r w:rsidR="003A332C">
        <w:t>Virtual IP will be reassigned to the new active server.</w:t>
      </w:r>
    </w:p>
    <w:p w:rsidR="006A049E" w:rsidRDefault="001E1256" w:rsidP="004B5913">
      <w:pPr>
        <w:pStyle w:val="ListParagraph"/>
      </w:pPr>
      <w:proofErr w:type="spellStart"/>
      <w:r>
        <w:t>ActiveMQ</w:t>
      </w:r>
      <w:proofErr w:type="spellEnd"/>
      <w:r>
        <w:t xml:space="preserve"> brokers which will be configured in JDBC Master Slave mode </w:t>
      </w:r>
      <w:r w:rsidR="006A049E">
        <w:t>will also be ho</w:t>
      </w:r>
      <w:r w:rsidR="0070799A">
        <w:t xml:space="preserve">sted on these two servers that </w:t>
      </w:r>
      <w:r w:rsidR="006A049E">
        <w:t xml:space="preserve">will be connected to </w:t>
      </w:r>
      <w:proofErr w:type="spellStart"/>
      <w:r w:rsidR="00751C6A">
        <w:t>MySQL</w:t>
      </w:r>
      <w:proofErr w:type="spellEnd"/>
      <w:r w:rsidR="006A049E">
        <w:t xml:space="preserve"> data store. </w:t>
      </w:r>
    </w:p>
    <w:p w:rsidR="006E662E" w:rsidRDefault="006E662E" w:rsidP="006E662E">
      <w:pPr>
        <w:pStyle w:val="ListParagraph"/>
      </w:pPr>
    </w:p>
    <w:p w:rsidR="00A06014" w:rsidRDefault="005437CE" w:rsidP="00107BD8">
      <w:pPr>
        <w:pStyle w:val="ListParagraph"/>
        <w:numPr>
          <w:ilvl w:val="0"/>
          <w:numId w:val="12"/>
        </w:numPr>
      </w:pPr>
      <w:r>
        <w:t>NMS-</w:t>
      </w:r>
      <w:r w:rsidR="00A06014">
        <w:t>Reporting Database nodes</w:t>
      </w:r>
    </w:p>
    <w:p w:rsidR="00A06014" w:rsidRDefault="00A06014" w:rsidP="00A06014">
      <w:pPr>
        <w:pStyle w:val="ListParagraph"/>
      </w:pPr>
    </w:p>
    <w:p w:rsidR="00705B53" w:rsidRDefault="0042708C" w:rsidP="00A06014">
      <w:pPr>
        <w:pStyle w:val="ListParagraph"/>
      </w:pPr>
      <w:r>
        <w:t xml:space="preserve">Two Reporting Database </w:t>
      </w:r>
      <w:r w:rsidR="00705B53">
        <w:t>servers (Master</w:t>
      </w:r>
      <w:r w:rsidR="001F79E9">
        <w:t>-Slave)</w:t>
      </w:r>
      <w:r>
        <w:t xml:space="preserve"> which will provide services to Reporting Web Server and can be accessed via Virtual IP</w:t>
      </w:r>
    </w:p>
    <w:p w:rsidR="00967E9D" w:rsidRDefault="00967E9D" w:rsidP="00A06014">
      <w:pPr>
        <w:pStyle w:val="ListParagraph"/>
      </w:pPr>
    </w:p>
    <w:p w:rsidR="00967E9D" w:rsidRDefault="00967E9D" w:rsidP="00967E9D">
      <w:pPr>
        <w:pStyle w:val="ListParagraph"/>
        <w:numPr>
          <w:ilvl w:val="0"/>
          <w:numId w:val="12"/>
        </w:numPr>
      </w:pPr>
      <w:r>
        <w:t xml:space="preserve">ETL </w:t>
      </w:r>
    </w:p>
    <w:p w:rsidR="00967E9D" w:rsidRDefault="00153FB7" w:rsidP="00967E9D">
      <w:pPr>
        <w:pStyle w:val="ListParagraph"/>
      </w:pPr>
      <w:r>
        <w:t>ETL will be installed on</w:t>
      </w:r>
      <w:r w:rsidR="00967E9D">
        <w:t xml:space="preserve"> MDS DB server or Reporting DB server, which will periodically extract reporting relevant information from MDS DB and populate </w:t>
      </w:r>
      <w:r>
        <w:t xml:space="preserve">reporting database. </w:t>
      </w:r>
    </w:p>
    <w:p w:rsidR="00915C58" w:rsidRDefault="00297334" w:rsidP="00D3023A">
      <w:pPr>
        <w:pStyle w:val="Heading1"/>
        <w:numPr>
          <w:ilvl w:val="0"/>
          <w:numId w:val="25"/>
        </w:numPr>
        <w:ind w:left="360"/>
      </w:pPr>
      <w:bookmarkStart w:id="27" w:name="_Toc421310706"/>
      <w:r>
        <w:t>D</w:t>
      </w:r>
      <w:r w:rsidR="00C30681">
        <w:t>eployment</w:t>
      </w:r>
      <w:bookmarkEnd w:id="27"/>
    </w:p>
    <w:p w:rsidR="003749D0" w:rsidRDefault="003D5211" w:rsidP="00D2417C">
      <w:pPr>
        <w:jc w:val="both"/>
      </w:pPr>
      <w:r>
        <w:t xml:space="preserve">Deployment will use </w:t>
      </w:r>
      <w:proofErr w:type="spellStart"/>
      <w:r>
        <w:t>Ansi</w:t>
      </w:r>
      <w:r w:rsidR="006400D2">
        <w:t>ble</w:t>
      </w:r>
      <w:proofErr w:type="spellEnd"/>
      <w:r w:rsidR="006400D2">
        <w:t xml:space="preserve"> which is Open source </w:t>
      </w:r>
      <w:r w:rsidR="00F808CB">
        <w:t>c</w:t>
      </w:r>
      <w:r>
        <w:t xml:space="preserve">onfiguration management software. </w:t>
      </w:r>
      <w:proofErr w:type="spellStart"/>
      <w:r>
        <w:t>Ansible</w:t>
      </w:r>
      <w:proofErr w:type="spellEnd"/>
      <w:r>
        <w:t xml:space="preserve"> is agent less tool and requires one controlling server from where other</w:t>
      </w:r>
      <w:r w:rsidR="00F808CB">
        <w:t xml:space="preserve"> nodes</w:t>
      </w:r>
      <w:r>
        <w:t xml:space="preserve"> can be managed via SSH. </w:t>
      </w:r>
      <w:proofErr w:type="spellStart"/>
      <w:r>
        <w:t>Ansible</w:t>
      </w:r>
      <w:proofErr w:type="spellEnd"/>
      <w:r>
        <w:t xml:space="preserve"> remotely orchestrate the nodes which are in inventory configuration file based on the Playbooks written specific to </w:t>
      </w:r>
      <w:r w:rsidR="00740E9D">
        <w:t xml:space="preserve">the node.  </w:t>
      </w:r>
      <w:proofErr w:type="spellStart"/>
      <w:r w:rsidR="00740E9D">
        <w:t>Ansible</w:t>
      </w:r>
      <w:proofErr w:type="spellEnd"/>
      <w:r w:rsidR="00740E9D">
        <w:t xml:space="preserve"> Playbooks execution is done on the basis of</w:t>
      </w:r>
      <w:r>
        <w:t xml:space="preserve"> roles</w:t>
      </w:r>
      <w:r w:rsidR="00385599">
        <w:t>, for</w:t>
      </w:r>
      <w:r>
        <w:t xml:space="preserve"> example </w:t>
      </w:r>
      <w:proofErr w:type="spellStart"/>
      <w:r>
        <w:t>webserver</w:t>
      </w:r>
      <w:proofErr w:type="spellEnd"/>
      <w:r>
        <w:t xml:space="preserve">, </w:t>
      </w:r>
      <w:proofErr w:type="spellStart"/>
      <w:r>
        <w:t>mdsdbserver</w:t>
      </w:r>
      <w:proofErr w:type="spellEnd"/>
      <w:r>
        <w:t xml:space="preserve">, reporting server etc. </w:t>
      </w:r>
    </w:p>
    <w:p w:rsidR="003749D0" w:rsidRDefault="003D5211" w:rsidP="00D2417C">
      <w:pPr>
        <w:jc w:val="both"/>
      </w:pPr>
      <w:r>
        <w:t xml:space="preserve">In NMS, Health monitoring server shall be used as controlling server from where remote nodes shall be managed depending on their roles. Sample Directory structure of the </w:t>
      </w:r>
      <w:proofErr w:type="spellStart"/>
      <w:r>
        <w:t>Ansible</w:t>
      </w:r>
      <w:proofErr w:type="spellEnd"/>
      <w:r>
        <w:t xml:space="preserve"> will look </w:t>
      </w:r>
      <w:r w:rsidR="00134B21">
        <w:t>like (Assuming</w:t>
      </w:r>
      <w:r w:rsidR="009C0B43">
        <w:t xml:space="preserve"> Reporting server is Jasper)</w:t>
      </w:r>
    </w:p>
    <w:p w:rsidR="003D5211" w:rsidRDefault="003D5211" w:rsidP="003D5211"/>
    <w:p w:rsidR="00000000" w:rsidRDefault="00533776">
      <w:pPr>
        <w:keepNext/>
        <w:tabs>
          <w:tab w:val="left" w:pos="9141"/>
          <w:tab w:val="right" w:pos="9360"/>
        </w:tabs>
      </w:pPr>
      <w:r>
        <w:rPr>
          <w:noProof/>
        </w:rPr>
        <w:lastRenderedPageBreak/>
        <w:drawing>
          <wp:inline distT="0" distB="0" distL="0" distR="0">
            <wp:extent cx="6058894" cy="3273149"/>
            <wp:effectExtent l="0" t="19050" r="0" b="22501"/>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00000" w:rsidRDefault="00D2417C">
      <w:pPr>
        <w:pStyle w:val="Caption"/>
        <w:ind w:left="2880" w:firstLine="720"/>
      </w:pPr>
      <w:r>
        <w:t>Figure 2: Sample NMS-Deploy structure</w:t>
      </w:r>
    </w:p>
    <w:p w:rsidR="003D5211" w:rsidRDefault="003D5211" w:rsidP="003D5211">
      <w:pPr>
        <w:tabs>
          <w:tab w:val="left" w:pos="9141"/>
          <w:tab w:val="right" w:pos="9360"/>
        </w:tabs>
      </w:pPr>
      <w:r>
        <w:t xml:space="preserve">  </w:t>
      </w:r>
      <w:r>
        <w:tab/>
      </w:r>
      <w:r>
        <w:tab/>
      </w:r>
    </w:p>
    <w:p w:rsidR="00000000" w:rsidRDefault="003D5211">
      <w:r>
        <w:t>NMS-Delivery module will be version cont</w:t>
      </w:r>
      <w:r w:rsidR="00056DCC">
        <w:t xml:space="preserve">rolled in </w:t>
      </w:r>
      <w:proofErr w:type="spellStart"/>
      <w:r w:rsidR="00056DCC">
        <w:t>git</w:t>
      </w:r>
      <w:proofErr w:type="spellEnd"/>
      <w:r w:rsidR="00056DCC">
        <w:t xml:space="preserve"> and will be copied </w:t>
      </w:r>
      <w:r w:rsidR="00EF4EA1">
        <w:t>to</w:t>
      </w:r>
      <w:r>
        <w:t xml:space="preserve"> health monitoring server by VPN connectivity from Aricent.  </w:t>
      </w:r>
    </w:p>
    <w:p w:rsidR="003D5211" w:rsidRDefault="003D5211" w:rsidP="00F54649">
      <w:r>
        <w:t xml:space="preserve">Prerequisites </w:t>
      </w:r>
    </w:p>
    <w:p w:rsidR="003D5211" w:rsidRDefault="003D5211" w:rsidP="00F54649">
      <w:pPr>
        <w:pStyle w:val="ListParagraph"/>
        <w:numPr>
          <w:ilvl w:val="0"/>
          <w:numId w:val="51"/>
        </w:numPr>
      </w:pPr>
      <w:r>
        <w:t xml:space="preserve">SSH KEYS </w:t>
      </w:r>
    </w:p>
    <w:p w:rsidR="00000000" w:rsidRDefault="0070443C">
      <w:pPr>
        <w:ind w:left="360"/>
      </w:pPr>
      <w:proofErr w:type="spellStart"/>
      <w:r>
        <w:t>Ansible</w:t>
      </w:r>
      <w:proofErr w:type="spellEnd"/>
      <w:r>
        <w:t xml:space="preserve"> works on </w:t>
      </w:r>
      <w:proofErr w:type="spellStart"/>
      <w:proofErr w:type="gramStart"/>
      <w:r>
        <w:t>ssh</w:t>
      </w:r>
      <w:proofErr w:type="spellEnd"/>
      <w:r w:rsidR="00CB27F8">
        <w:t>(</w:t>
      </w:r>
      <w:proofErr w:type="gramEnd"/>
      <w:r>
        <w:t xml:space="preserve"> password less authentication</w:t>
      </w:r>
      <w:r w:rsidR="00CB27F8">
        <w:t>)</w:t>
      </w:r>
      <w:r w:rsidR="003D5211">
        <w:t xml:space="preserve">, so before executing any playbook, </w:t>
      </w:r>
      <w:proofErr w:type="spellStart"/>
      <w:r w:rsidR="003D5211">
        <w:t>ssh</w:t>
      </w:r>
      <w:proofErr w:type="spellEnd"/>
      <w:r w:rsidR="003D5211">
        <w:t xml:space="preserve"> key  of the health monitoring server will be installed on all the nodes manually.</w:t>
      </w:r>
    </w:p>
    <w:p w:rsidR="00000000" w:rsidRDefault="003D5211">
      <w:pPr>
        <w:pStyle w:val="ListParagraph"/>
        <w:numPr>
          <w:ilvl w:val="0"/>
          <w:numId w:val="51"/>
        </w:numPr>
      </w:pPr>
      <w:r>
        <w:t>SSH PORT</w:t>
      </w:r>
    </w:p>
    <w:p w:rsidR="00000000" w:rsidRDefault="00542EDE">
      <w:pPr>
        <w:pStyle w:val="ListParagraph"/>
        <w:ind w:left="360"/>
      </w:pPr>
      <w:r>
        <w:t xml:space="preserve">  As per the requirement </w:t>
      </w:r>
      <w:r w:rsidR="003D5211">
        <w:t xml:space="preserve">SSH on all severs will work on non-standard port, So </w:t>
      </w:r>
      <w:proofErr w:type="spellStart"/>
      <w:r w:rsidR="003D5211">
        <w:t>Ansible</w:t>
      </w:r>
      <w:proofErr w:type="spellEnd"/>
      <w:r w:rsidR="003D5211">
        <w:t xml:space="preserve"> host file will be configured to work on non-standard port. </w:t>
      </w:r>
    </w:p>
    <w:p w:rsidR="003D5211" w:rsidRDefault="003D5211" w:rsidP="00F54649">
      <w:pPr>
        <w:rPr>
          <w:ins w:id="28" w:author="gur19504" w:date="2015-06-12T10:27:00Z"/>
        </w:rPr>
      </w:pPr>
    </w:p>
    <w:p w:rsidR="008E0D2F" w:rsidRDefault="008E0D2F" w:rsidP="00F54649">
      <w:pPr>
        <w:rPr>
          <w:ins w:id="29" w:author="gur19504" w:date="2015-06-12T10:27:00Z"/>
        </w:rPr>
      </w:pPr>
    </w:p>
    <w:p w:rsidR="008E0D2F" w:rsidRDefault="008E0D2F" w:rsidP="00F54649"/>
    <w:p w:rsidR="00000000" w:rsidRDefault="00E11161">
      <w:pPr>
        <w:pStyle w:val="Heading2"/>
        <w:numPr>
          <w:ilvl w:val="1"/>
          <w:numId w:val="25"/>
        </w:numPr>
        <w:ind w:left="720"/>
      </w:pPr>
      <w:bookmarkStart w:id="30" w:name="_Toc421310707"/>
      <w:r>
        <w:lastRenderedPageBreak/>
        <w:t>Roles</w:t>
      </w:r>
      <w:bookmarkEnd w:id="30"/>
    </w:p>
    <w:p w:rsidR="00000000" w:rsidRDefault="00EA2479">
      <w:pPr>
        <w:pStyle w:val="Heading2"/>
        <w:numPr>
          <w:ilvl w:val="2"/>
          <w:numId w:val="25"/>
        </w:numPr>
      </w:pPr>
      <w:bookmarkStart w:id="31" w:name="_Toc421310708"/>
      <w:r>
        <w:t xml:space="preserve">MOTECH </w:t>
      </w:r>
      <w:proofErr w:type="spellStart"/>
      <w:r>
        <w:t>W</w:t>
      </w:r>
      <w:r w:rsidR="003D5211">
        <w:t>ebserver</w:t>
      </w:r>
      <w:bookmarkEnd w:id="31"/>
      <w:proofErr w:type="spellEnd"/>
    </w:p>
    <w:p w:rsidR="00000000" w:rsidRDefault="003D5211">
      <w:r>
        <w:t xml:space="preserve">MOTECH WEB server will host NMS application on the MOTECH Platform.  Deployment script on the   Web server shall be responsible for following configurations. </w:t>
      </w:r>
    </w:p>
    <w:p w:rsidR="00000000" w:rsidRDefault="003D5211">
      <w:pPr>
        <w:pStyle w:val="ListParagraph"/>
        <w:numPr>
          <w:ilvl w:val="0"/>
          <w:numId w:val="48"/>
        </w:numPr>
      </w:pPr>
      <w:r>
        <w:t xml:space="preserve">Tomcat configuration </w:t>
      </w:r>
    </w:p>
    <w:p w:rsidR="00000000" w:rsidRDefault="003D5211">
      <w:pPr>
        <w:pStyle w:val="ListParagraph"/>
        <w:numPr>
          <w:ilvl w:val="0"/>
          <w:numId w:val="49"/>
        </w:numPr>
      </w:pPr>
      <w:r w:rsidRPr="00C2141F">
        <w:t>server.xml</w:t>
      </w:r>
      <w:r>
        <w:t>,</w:t>
      </w:r>
      <w:r w:rsidRPr="00C2141F">
        <w:t xml:space="preserve"> tomcat-users.xml</w:t>
      </w:r>
    </w:p>
    <w:p w:rsidR="00000000" w:rsidRDefault="003D5211">
      <w:pPr>
        <w:pStyle w:val="ListParagraph"/>
        <w:numPr>
          <w:ilvl w:val="0"/>
          <w:numId w:val="49"/>
        </w:numPr>
      </w:pPr>
      <w:r>
        <w:t>SSL Encryption certificate.</w:t>
      </w:r>
    </w:p>
    <w:p w:rsidR="00000000" w:rsidRDefault="003D5211">
      <w:pPr>
        <w:pStyle w:val="ListParagraph"/>
        <w:numPr>
          <w:ilvl w:val="0"/>
          <w:numId w:val="48"/>
        </w:numPr>
      </w:pPr>
      <w:r>
        <w:t>MOTECH configuration</w:t>
      </w:r>
    </w:p>
    <w:p w:rsidR="00000000" w:rsidRDefault="003D5211">
      <w:pPr>
        <w:pStyle w:val="ListParagraph"/>
        <w:numPr>
          <w:ilvl w:val="0"/>
          <w:numId w:val="50"/>
        </w:numPr>
      </w:pPr>
      <w:r>
        <w:t>MOTECH bootstrap configuration</w:t>
      </w:r>
    </w:p>
    <w:p w:rsidR="00000000" w:rsidRDefault="003D5211">
      <w:pPr>
        <w:pStyle w:val="ListParagraph"/>
        <w:numPr>
          <w:ilvl w:val="0"/>
          <w:numId w:val="50"/>
        </w:numPr>
      </w:pPr>
      <w:r>
        <w:t>MOTECH modules configuration files</w:t>
      </w:r>
    </w:p>
    <w:p w:rsidR="00000000" w:rsidRDefault="003D5211">
      <w:pPr>
        <w:pStyle w:val="ListParagraph"/>
        <w:numPr>
          <w:ilvl w:val="0"/>
          <w:numId w:val="50"/>
        </w:numPr>
      </w:pPr>
      <w:r>
        <w:t xml:space="preserve">NMS MOTECH  configuration </w:t>
      </w:r>
    </w:p>
    <w:p w:rsidR="00000000" w:rsidRDefault="00533776">
      <w:pPr>
        <w:pStyle w:val="ListParagraph"/>
        <w:ind w:left="1080"/>
      </w:pPr>
    </w:p>
    <w:p w:rsidR="00000000" w:rsidRDefault="003D5211">
      <w:r>
        <w:t xml:space="preserve">MOTECH </w:t>
      </w:r>
      <w:r w:rsidR="00112C79">
        <w:t xml:space="preserve">platform will be </w:t>
      </w:r>
      <w:r>
        <w:t>packaged in WAR file and related NMS Modules will be archived in JAR format.  MOTECH war and NMS bundles will be delivered at the deployment center via Aricent VPN.  Health monitoring server will be used to save MOTECH and NMS bundles where bundles will be saved with respective versions. Sample directory structure of</w:t>
      </w:r>
      <w:r w:rsidR="00FA3245">
        <w:t xml:space="preserve"> </w:t>
      </w:r>
      <w:r w:rsidR="009F3737">
        <w:t>health monitoring</w:t>
      </w:r>
      <w:r w:rsidR="00FA3245">
        <w:t xml:space="preserve"> </w:t>
      </w:r>
      <w:r>
        <w:t>server will be</w:t>
      </w:r>
    </w:p>
    <w:p w:rsidR="00000000" w:rsidRDefault="003D5211">
      <w:r>
        <w:t>$REPO_</w:t>
      </w:r>
      <w:r w:rsidR="002A4F15">
        <w:t>HOME/MOTECH</w:t>
      </w:r>
      <w:r w:rsidR="00F50EB3">
        <w:t>/MOTECH</w:t>
      </w:r>
      <w:r w:rsidR="00952D93">
        <w:t>{version}</w:t>
      </w:r>
      <w:r w:rsidR="00F50EB3">
        <w:t>.war</w:t>
      </w:r>
    </w:p>
    <w:p w:rsidR="00000000" w:rsidRDefault="002A4F15">
      <w:r>
        <w:t>$REPO_HOME/NMS</w:t>
      </w:r>
      <w:r w:rsidR="003D5211">
        <w:t>/MA</w:t>
      </w:r>
      <w:r w:rsidR="00952D93">
        <w:t>{version}</w:t>
      </w:r>
      <w:r w:rsidR="00F50EB3">
        <w:t>.jar</w:t>
      </w:r>
    </w:p>
    <w:p w:rsidR="00000000" w:rsidRDefault="00952D93">
      <w:proofErr w:type="spellStart"/>
      <w:r>
        <w:t>Ansible</w:t>
      </w:r>
      <w:proofErr w:type="spellEnd"/>
      <w:r>
        <w:t xml:space="preserve"> is idempotent system it will gather facts from all the hosts and will perform desired tasks only if </w:t>
      </w:r>
      <w:r w:rsidR="00FE40BA">
        <w:t>mismatch is detected</w:t>
      </w:r>
      <w:r>
        <w:t xml:space="preserve">. User will </w:t>
      </w:r>
      <w:r w:rsidR="00FE40BA">
        <w:t xml:space="preserve">have to </w:t>
      </w:r>
      <w:r>
        <w:t xml:space="preserve">specify </w:t>
      </w:r>
      <w:r w:rsidR="00FE40BA">
        <w:t xml:space="preserve">MOTECH and other bundles version along with source path.  </w:t>
      </w:r>
      <w:r w:rsidR="000879F6">
        <w:t>NMS deployment will follow complete system halt approach, which means when ever new build upgrade is triggered all th</w:t>
      </w:r>
      <w:r w:rsidR="007F14D5">
        <w:t>e Web servers will be stopped, So NMS services will not be accessible during this time.</w:t>
      </w:r>
    </w:p>
    <w:p w:rsidR="00000000" w:rsidRDefault="003D5211">
      <w:r>
        <w:t>Sample Playbook instructions</w:t>
      </w:r>
    </w:p>
    <w:p w:rsidR="00000000" w:rsidRDefault="00533776">
      <w:pPr>
        <w:pStyle w:val="HTMLPreformatted"/>
        <w:shd w:val="clear" w:color="auto" w:fill="FFFFFF"/>
        <w:rPr>
          <w:color w:val="404040"/>
          <w:sz w:val="15"/>
          <w:szCs w:val="15"/>
        </w:rPr>
      </w:pPr>
    </w:p>
    <w:p w:rsidR="00000000" w:rsidRDefault="003D5211">
      <w:pPr>
        <w:pStyle w:val="HTMLPreformatted"/>
        <w:shd w:val="clear" w:color="auto" w:fill="FFFFFF"/>
        <w:rPr>
          <w:color w:val="404040"/>
          <w:sz w:val="15"/>
          <w:szCs w:val="15"/>
        </w:rPr>
      </w:pPr>
      <w:r w:rsidRPr="00DA1877">
        <w:rPr>
          <w:color w:val="404040"/>
          <w:sz w:val="15"/>
          <w:szCs w:val="15"/>
        </w:rPr>
        <w:t>Variables</w:t>
      </w:r>
    </w:p>
    <w:p w:rsidR="00000000" w:rsidRDefault="003D5211">
      <w:pPr>
        <w:pStyle w:val="HTMLPreformatted"/>
        <w:shd w:val="clear" w:color="auto" w:fill="FFFFFF"/>
        <w:ind w:left="720"/>
        <w:rPr>
          <w:color w:val="404040"/>
          <w:sz w:val="15"/>
          <w:szCs w:val="15"/>
        </w:rPr>
      </w:pPr>
      <w:proofErr w:type="spellStart"/>
      <w:r w:rsidRPr="00DA1877">
        <w:rPr>
          <w:color w:val="404040"/>
          <w:sz w:val="15"/>
          <w:szCs w:val="15"/>
        </w:rPr>
        <w:t>Motech</w:t>
      </w:r>
      <w:proofErr w:type="spellEnd"/>
      <w:r w:rsidRPr="00DA1877">
        <w:rPr>
          <w:color w:val="404040"/>
          <w:sz w:val="15"/>
          <w:szCs w:val="15"/>
        </w:rPr>
        <w:t xml:space="preserve"> Version </w:t>
      </w:r>
    </w:p>
    <w:p w:rsidR="00000000" w:rsidRDefault="003D5211">
      <w:pPr>
        <w:pStyle w:val="HTMLPreformatted"/>
        <w:shd w:val="clear" w:color="auto" w:fill="FFFFFF"/>
        <w:ind w:left="720"/>
        <w:rPr>
          <w:color w:val="404040"/>
          <w:sz w:val="15"/>
          <w:szCs w:val="15"/>
        </w:rPr>
      </w:pPr>
      <w:r w:rsidRPr="00DA1877">
        <w:rPr>
          <w:color w:val="404040"/>
          <w:sz w:val="15"/>
          <w:szCs w:val="15"/>
        </w:rPr>
        <w:t>NMS modules version</w:t>
      </w:r>
    </w:p>
    <w:p w:rsidR="00000000" w:rsidRDefault="0050095A">
      <w:pPr>
        <w:pStyle w:val="HTMLPreformatted"/>
        <w:shd w:val="clear" w:color="auto" w:fill="FFFFFF"/>
        <w:ind w:left="720"/>
        <w:rPr>
          <w:color w:val="404040"/>
          <w:sz w:val="15"/>
          <w:szCs w:val="15"/>
        </w:rPr>
      </w:pPr>
      <w:r>
        <w:rPr>
          <w:color w:val="404040"/>
          <w:sz w:val="15"/>
          <w:szCs w:val="15"/>
        </w:rPr>
        <w:t>Repository name</w:t>
      </w:r>
      <w:r w:rsidR="003D5211" w:rsidRPr="00DA1877">
        <w:rPr>
          <w:color w:val="404040"/>
          <w:sz w:val="15"/>
          <w:szCs w:val="15"/>
        </w:rPr>
        <w:t xml:space="preserve"> </w:t>
      </w:r>
    </w:p>
    <w:p w:rsidR="00000000" w:rsidRDefault="00533776">
      <w:pPr>
        <w:pStyle w:val="HTMLPreformatted"/>
        <w:shd w:val="clear" w:color="auto" w:fill="FFFFFF"/>
        <w:rPr>
          <w:color w:val="404040"/>
          <w:sz w:val="15"/>
          <w:szCs w:val="15"/>
        </w:rPr>
      </w:pPr>
    </w:p>
    <w:p w:rsidR="00000000" w:rsidRDefault="003D5211">
      <w:pPr>
        <w:pStyle w:val="HTMLPreformatted"/>
        <w:shd w:val="clear" w:color="auto" w:fill="FFFFFF"/>
        <w:rPr>
          <w:color w:val="404040"/>
          <w:sz w:val="15"/>
          <w:szCs w:val="15"/>
        </w:rPr>
      </w:pPr>
      <w:r>
        <w:rPr>
          <w:color w:val="404040"/>
          <w:sz w:val="15"/>
          <w:szCs w:val="15"/>
        </w:rPr>
        <w:t xml:space="preserve">- </w:t>
      </w:r>
      <w:proofErr w:type="gramStart"/>
      <w:r>
        <w:rPr>
          <w:color w:val="404040"/>
          <w:sz w:val="15"/>
          <w:szCs w:val="15"/>
        </w:rPr>
        <w:t>hosts</w:t>
      </w:r>
      <w:proofErr w:type="gramEnd"/>
      <w:r>
        <w:rPr>
          <w:color w:val="404040"/>
          <w:sz w:val="15"/>
          <w:szCs w:val="15"/>
        </w:rPr>
        <w:t xml:space="preserve">: </w:t>
      </w:r>
      <w:proofErr w:type="spellStart"/>
      <w:r>
        <w:rPr>
          <w:color w:val="404040"/>
          <w:sz w:val="15"/>
          <w:szCs w:val="15"/>
        </w:rPr>
        <w:t>webservers</w:t>
      </w:r>
      <w:proofErr w:type="spellEnd"/>
      <w:r>
        <w:rPr>
          <w:color w:val="404040"/>
          <w:sz w:val="15"/>
          <w:szCs w:val="15"/>
        </w:rPr>
        <w:t xml:space="preserve">     </w:t>
      </w:r>
    </w:p>
    <w:p w:rsidR="00000000" w:rsidRDefault="00533776">
      <w:pPr>
        <w:pStyle w:val="HTMLPreformatted"/>
        <w:shd w:val="clear" w:color="auto" w:fill="FFFFFF"/>
        <w:rPr>
          <w:color w:val="404040"/>
          <w:sz w:val="15"/>
          <w:szCs w:val="15"/>
        </w:rPr>
      </w:pPr>
    </w:p>
    <w:p w:rsidR="00000000" w:rsidRDefault="007F1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sz w:val="15"/>
          <w:szCs w:val="15"/>
        </w:rPr>
      </w:pPr>
      <w:r w:rsidRPr="007F0BC1">
        <w:rPr>
          <w:rFonts w:ascii="Courier New" w:eastAsia="Times New Roman" w:hAnsi="Courier New" w:cs="Courier New"/>
          <w:color w:val="404040"/>
          <w:sz w:val="15"/>
          <w:szCs w:val="15"/>
        </w:rPr>
        <w:t xml:space="preserve">- </w:t>
      </w:r>
      <w:proofErr w:type="gramStart"/>
      <w:r w:rsidRPr="007F0BC1">
        <w:rPr>
          <w:rFonts w:ascii="Courier New" w:eastAsia="Times New Roman" w:hAnsi="Courier New" w:cs="Courier New"/>
          <w:color w:val="404040"/>
          <w:sz w:val="15"/>
          <w:szCs w:val="15"/>
        </w:rPr>
        <w:t>name</w:t>
      </w:r>
      <w:proofErr w:type="gramEnd"/>
      <w:r w:rsidRPr="007F0BC1">
        <w:rPr>
          <w:rFonts w:ascii="Courier New" w:eastAsia="Times New Roman" w:hAnsi="Courier New" w:cs="Courier New"/>
          <w:color w:val="404040"/>
          <w:sz w:val="15"/>
          <w:szCs w:val="15"/>
        </w:rPr>
        <w:t xml:space="preserve">: </w:t>
      </w:r>
      <w:r>
        <w:rPr>
          <w:rFonts w:ascii="Courier New" w:eastAsia="Times New Roman" w:hAnsi="Courier New" w:cs="Courier New"/>
          <w:color w:val="404040"/>
          <w:sz w:val="15"/>
          <w:szCs w:val="15"/>
        </w:rPr>
        <w:t xml:space="preserve">disable </w:t>
      </w:r>
      <w:proofErr w:type="spellStart"/>
      <w:r>
        <w:rPr>
          <w:rFonts w:ascii="Courier New" w:eastAsia="Times New Roman" w:hAnsi="Courier New" w:cs="Courier New"/>
          <w:color w:val="404040"/>
          <w:sz w:val="15"/>
          <w:szCs w:val="15"/>
        </w:rPr>
        <w:t>nagios</w:t>
      </w:r>
      <w:proofErr w:type="spellEnd"/>
      <w:r>
        <w:rPr>
          <w:rFonts w:ascii="Courier New" w:eastAsia="Times New Roman" w:hAnsi="Courier New" w:cs="Courier New"/>
          <w:color w:val="404040"/>
          <w:sz w:val="15"/>
          <w:szCs w:val="15"/>
        </w:rPr>
        <w:t xml:space="preserve"> alerts</w:t>
      </w:r>
    </w:p>
    <w:p w:rsidR="00000000" w:rsidRDefault="007F14D5">
      <w:pPr>
        <w:pStyle w:val="HTMLPreformatted"/>
        <w:shd w:val="clear" w:color="auto" w:fill="FFFFFF"/>
        <w:rPr>
          <w:color w:val="404040"/>
          <w:sz w:val="15"/>
          <w:szCs w:val="15"/>
        </w:rPr>
      </w:pPr>
      <w:r>
        <w:rPr>
          <w:color w:val="404040"/>
          <w:sz w:val="15"/>
          <w:szCs w:val="15"/>
        </w:rPr>
        <w:t>-name: Stop Tomcat</w:t>
      </w:r>
    </w:p>
    <w:p w:rsidR="00000000" w:rsidRDefault="00370304">
      <w:pPr>
        <w:pStyle w:val="HTMLPreformatted"/>
        <w:shd w:val="clear" w:color="auto" w:fill="FFFFFF"/>
        <w:rPr>
          <w:color w:val="404040"/>
          <w:sz w:val="15"/>
          <w:szCs w:val="15"/>
        </w:rPr>
      </w:pPr>
      <w:r>
        <w:rPr>
          <w:color w:val="404040"/>
          <w:sz w:val="15"/>
          <w:szCs w:val="15"/>
        </w:rPr>
        <w:t>-</w:t>
      </w:r>
      <w:r w:rsidRPr="00370304">
        <w:rPr>
          <w:color w:val="404040"/>
          <w:sz w:val="15"/>
          <w:szCs w:val="15"/>
        </w:rPr>
        <w:t xml:space="preserve">name: Wait for </w:t>
      </w:r>
      <w:r>
        <w:rPr>
          <w:color w:val="404040"/>
          <w:sz w:val="15"/>
          <w:szCs w:val="15"/>
        </w:rPr>
        <w:t xml:space="preserve">all </w:t>
      </w:r>
      <w:r w:rsidRPr="00370304">
        <w:rPr>
          <w:color w:val="404040"/>
          <w:sz w:val="15"/>
          <w:szCs w:val="15"/>
        </w:rPr>
        <w:t>Web server to Stop</w:t>
      </w:r>
    </w:p>
    <w:p w:rsidR="00000000" w:rsidRDefault="003D5211">
      <w:pPr>
        <w:pStyle w:val="HTMLPreformatted"/>
        <w:shd w:val="clear" w:color="auto" w:fill="FFFFFF"/>
        <w:rPr>
          <w:color w:val="404040"/>
          <w:sz w:val="15"/>
          <w:szCs w:val="15"/>
        </w:rPr>
      </w:pPr>
      <w:r>
        <w:rPr>
          <w:color w:val="404040"/>
          <w:sz w:val="15"/>
          <w:szCs w:val="15"/>
        </w:rPr>
        <w:t xml:space="preserve">-name: </w:t>
      </w:r>
      <w:r w:rsidRPr="006E1AAC">
        <w:rPr>
          <w:color w:val="404040"/>
          <w:sz w:val="15"/>
          <w:szCs w:val="15"/>
        </w:rPr>
        <w:t>Copying of Tomcat configuration files at respective locations</w:t>
      </w:r>
    </w:p>
    <w:p w:rsidR="00000000" w:rsidRDefault="003D5211">
      <w:pPr>
        <w:pStyle w:val="HTMLPreformatted"/>
        <w:shd w:val="clear" w:color="auto" w:fill="FFFFFF"/>
        <w:rPr>
          <w:color w:val="404040"/>
          <w:sz w:val="15"/>
          <w:szCs w:val="15"/>
        </w:rPr>
      </w:pPr>
      <w:r w:rsidRPr="006E1AAC">
        <w:rPr>
          <w:color w:val="404040"/>
          <w:sz w:val="15"/>
          <w:szCs w:val="15"/>
        </w:rPr>
        <w:t>-name: Creation of .MOTECH directory structure in $USER_HOME</w:t>
      </w:r>
    </w:p>
    <w:p w:rsidR="00000000" w:rsidRDefault="003D5211">
      <w:pPr>
        <w:pStyle w:val="HTMLPreformatted"/>
        <w:shd w:val="clear" w:color="auto" w:fill="FFFFFF"/>
        <w:rPr>
          <w:color w:val="404040"/>
          <w:sz w:val="15"/>
          <w:szCs w:val="15"/>
        </w:rPr>
      </w:pPr>
      <w:r w:rsidRPr="006E1AAC">
        <w:rPr>
          <w:color w:val="404040"/>
          <w:sz w:val="15"/>
          <w:szCs w:val="15"/>
        </w:rPr>
        <w:t>-name: Copying MOTECH properti</w:t>
      </w:r>
      <w:r>
        <w:rPr>
          <w:color w:val="404040"/>
          <w:sz w:val="15"/>
          <w:szCs w:val="15"/>
        </w:rPr>
        <w:t xml:space="preserve">es </w:t>
      </w:r>
      <w:r w:rsidRPr="006E1AAC">
        <w:rPr>
          <w:color w:val="404040"/>
          <w:sz w:val="15"/>
          <w:szCs w:val="15"/>
        </w:rPr>
        <w:t>to $USER_HOME/.MOTECH/</w:t>
      </w:r>
      <w:proofErr w:type="spellStart"/>
      <w:r w:rsidRPr="006E1AAC">
        <w:rPr>
          <w:color w:val="404040"/>
          <w:sz w:val="15"/>
          <w:szCs w:val="15"/>
        </w:rPr>
        <w:t>config</w:t>
      </w:r>
      <w:proofErr w:type="spellEnd"/>
    </w:p>
    <w:p w:rsidR="00000000" w:rsidRDefault="00114A22">
      <w:pPr>
        <w:pStyle w:val="HTMLPreformatted"/>
        <w:shd w:val="clear" w:color="auto" w:fill="FFFFFF"/>
        <w:rPr>
          <w:color w:val="404040"/>
          <w:sz w:val="15"/>
          <w:szCs w:val="15"/>
        </w:rPr>
      </w:pPr>
      <w:r>
        <w:rPr>
          <w:color w:val="404040"/>
          <w:sz w:val="15"/>
          <w:szCs w:val="15"/>
        </w:rPr>
        <w:t xml:space="preserve">-name: Check if other than required MOTECH version is installed if yes </w:t>
      </w:r>
      <w:proofErr w:type="gramStart"/>
      <w:r>
        <w:rPr>
          <w:color w:val="404040"/>
          <w:sz w:val="15"/>
          <w:szCs w:val="15"/>
        </w:rPr>
        <w:t>perform</w:t>
      </w:r>
      <w:proofErr w:type="gramEnd"/>
      <w:r>
        <w:rPr>
          <w:color w:val="404040"/>
          <w:sz w:val="15"/>
          <w:szCs w:val="15"/>
        </w:rPr>
        <w:t xml:space="preserve"> clearance.</w:t>
      </w:r>
    </w:p>
    <w:p w:rsidR="00000000" w:rsidRDefault="003D5211">
      <w:pPr>
        <w:pStyle w:val="HTMLPreformatted"/>
        <w:shd w:val="clear" w:color="auto" w:fill="FFFFFF"/>
        <w:rPr>
          <w:color w:val="404040"/>
          <w:sz w:val="15"/>
          <w:szCs w:val="15"/>
        </w:rPr>
      </w:pPr>
      <w:r w:rsidRPr="006E1AAC">
        <w:rPr>
          <w:color w:val="404040"/>
          <w:sz w:val="15"/>
          <w:szCs w:val="15"/>
        </w:rPr>
        <w:t>-name: Copying MOTECH package in $CATALINA_HOME/</w:t>
      </w:r>
      <w:proofErr w:type="spellStart"/>
      <w:r w:rsidRPr="006E1AAC">
        <w:rPr>
          <w:color w:val="404040"/>
          <w:sz w:val="15"/>
          <w:szCs w:val="15"/>
        </w:rPr>
        <w:t>webapps</w:t>
      </w:r>
      <w:proofErr w:type="spellEnd"/>
      <w:r w:rsidR="00114A22">
        <w:rPr>
          <w:color w:val="404040"/>
          <w:sz w:val="15"/>
          <w:szCs w:val="15"/>
        </w:rPr>
        <w:t xml:space="preserve"> if required.</w:t>
      </w:r>
    </w:p>
    <w:p w:rsidR="00000000" w:rsidRDefault="00114A22">
      <w:pPr>
        <w:pStyle w:val="HTMLPreformatted"/>
        <w:shd w:val="clear" w:color="auto" w:fill="FFFFFF"/>
        <w:rPr>
          <w:color w:val="404040"/>
          <w:sz w:val="15"/>
          <w:szCs w:val="15"/>
        </w:rPr>
      </w:pPr>
      <w:r>
        <w:rPr>
          <w:color w:val="404040"/>
          <w:sz w:val="15"/>
          <w:szCs w:val="15"/>
        </w:rPr>
        <w:t>-name: Check if other than required NMS bundles version is installed if yes perform clearance.</w:t>
      </w:r>
    </w:p>
    <w:p w:rsidR="00000000" w:rsidRDefault="00114A22">
      <w:pPr>
        <w:pStyle w:val="HTMLPreformatted"/>
        <w:shd w:val="clear" w:color="auto" w:fill="FFFFFF"/>
        <w:rPr>
          <w:color w:val="404040"/>
          <w:sz w:val="15"/>
          <w:szCs w:val="15"/>
        </w:rPr>
      </w:pPr>
      <w:proofErr w:type="gramStart"/>
      <w:r w:rsidRPr="006E1AAC">
        <w:rPr>
          <w:color w:val="404040"/>
          <w:sz w:val="15"/>
          <w:szCs w:val="15"/>
        </w:rPr>
        <w:t xml:space="preserve">-name: Copying </w:t>
      </w:r>
      <w:r>
        <w:rPr>
          <w:color w:val="404040"/>
          <w:sz w:val="15"/>
          <w:szCs w:val="15"/>
        </w:rPr>
        <w:t xml:space="preserve">NMS bundles in </w:t>
      </w:r>
      <w:r w:rsidRPr="006E1AAC">
        <w:rPr>
          <w:color w:val="404040"/>
          <w:sz w:val="15"/>
          <w:szCs w:val="15"/>
        </w:rPr>
        <w:t>$USER_HOME/.MOTECH</w:t>
      </w:r>
      <w:r>
        <w:rPr>
          <w:color w:val="404040"/>
          <w:sz w:val="15"/>
          <w:szCs w:val="15"/>
        </w:rPr>
        <w:t>/bundles if required.</w:t>
      </w:r>
      <w:proofErr w:type="gramEnd"/>
    </w:p>
    <w:p w:rsidR="00000000" w:rsidRDefault="003D5211">
      <w:pPr>
        <w:pStyle w:val="HTMLPreformatted"/>
        <w:shd w:val="clear" w:color="auto" w:fill="FFFFFF"/>
        <w:rPr>
          <w:color w:val="404040"/>
          <w:sz w:val="15"/>
          <w:szCs w:val="15"/>
        </w:rPr>
      </w:pPr>
      <w:r w:rsidRPr="006E1AAC">
        <w:rPr>
          <w:color w:val="404040"/>
          <w:sz w:val="15"/>
          <w:szCs w:val="15"/>
        </w:rPr>
        <w:t xml:space="preserve">-name: </w:t>
      </w:r>
      <w:proofErr w:type="spellStart"/>
      <w:r w:rsidRPr="006E1AAC">
        <w:rPr>
          <w:color w:val="404040"/>
          <w:sz w:val="15"/>
          <w:szCs w:val="15"/>
        </w:rPr>
        <w:t>UnBlocking</w:t>
      </w:r>
      <w:proofErr w:type="spellEnd"/>
      <w:r w:rsidRPr="006E1AAC">
        <w:rPr>
          <w:color w:val="404040"/>
          <w:sz w:val="15"/>
          <w:szCs w:val="15"/>
        </w:rPr>
        <w:t xml:space="preserve"> HTTP/HTTPS tomcat Ports</w:t>
      </w:r>
    </w:p>
    <w:p w:rsidR="00000000" w:rsidRDefault="003D5211">
      <w:pPr>
        <w:pStyle w:val="HTMLPreformatted"/>
        <w:shd w:val="clear" w:color="auto" w:fill="FFFFFF"/>
        <w:rPr>
          <w:color w:val="404040"/>
          <w:sz w:val="15"/>
          <w:szCs w:val="15"/>
        </w:rPr>
      </w:pPr>
      <w:r>
        <w:rPr>
          <w:color w:val="404040"/>
          <w:sz w:val="15"/>
          <w:szCs w:val="15"/>
        </w:rPr>
        <w:t>-name: Start Tomcat</w:t>
      </w:r>
    </w:p>
    <w:p w:rsidR="00000000" w:rsidRDefault="005B75D3">
      <w:pPr>
        <w:pStyle w:val="HTMLPreformatted"/>
        <w:shd w:val="clear" w:color="auto" w:fill="FFFFFF"/>
        <w:rPr>
          <w:color w:val="404040"/>
          <w:sz w:val="15"/>
          <w:szCs w:val="15"/>
        </w:rPr>
      </w:pPr>
      <w:proofErr w:type="gramStart"/>
      <w:r>
        <w:rPr>
          <w:color w:val="404040"/>
          <w:sz w:val="15"/>
          <w:szCs w:val="15"/>
        </w:rPr>
        <w:t xml:space="preserve">-name: Verification of </w:t>
      </w:r>
      <w:proofErr w:type="spellStart"/>
      <w:r>
        <w:rPr>
          <w:color w:val="404040"/>
          <w:sz w:val="15"/>
          <w:szCs w:val="15"/>
        </w:rPr>
        <w:t>Motech</w:t>
      </w:r>
      <w:proofErr w:type="spellEnd"/>
      <w:r>
        <w:rPr>
          <w:color w:val="404040"/>
          <w:sz w:val="15"/>
          <w:szCs w:val="15"/>
        </w:rPr>
        <w:t xml:space="preserve"> services.</w:t>
      </w:r>
      <w:proofErr w:type="gramEnd"/>
      <w:r w:rsidR="003D5211">
        <w:rPr>
          <w:color w:val="404040"/>
          <w:sz w:val="15"/>
          <w:szCs w:val="15"/>
        </w:rPr>
        <w:t xml:space="preserve"> </w:t>
      </w:r>
    </w:p>
    <w:p w:rsidR="00000000" w:rsidRDefault="009A0BA5">
      <w:pPr>
        <w:pStyle w:val="HTMLPreformatted"/>
        <w:shd w:val="clear" w:color="auto" w:fill="FFFFFF"/>
        <w:rPr>
          <w:color w:val="404040"/>
          <w:sz w:val="15"/>
          <w:szCs w:val="15"/>
        </w:rPr>
      </w:pPr>
      <w:r>
        <w:rPr>
          <w:color w:val="404040"/>
          <w:sz w:val="15"/>
          <w:szCs w:val="15"/>
        </w:rPr>
        <w:t>-name:</w:t>
      </w:r>
      <w:ins w:id="32" w:author="gur19504" w:date="2015-06-12T10:27:00Z">
        <w:r w:rsidR="0090075E">
          <w:rPr>
            <w:color w:val="404040"/>
            <w:sz w:val="15"/>
            <w:szCs w:val="15"/>
          </w:rPr>
          <w:t xml:space="preserve"> </w:t>
        </w:r>
      </w:ins>
      <w:r>
        <w:rPr>
          <w:color w:val="404040"/>
          <w:sz w:val="15"/>
          <w:szCs w:val="15"/>
        </w:rPr>
        <w:t xml:space="preserve">Enable </w:t>
      </w:r>
      <w:proofErr w:type="spellStart"/>
      <w:r>
        <w:rPr>
          <w:color w:val="404040"/>
          <w:sz w:val="15"/>
          <w:szCs w:val="15"/>
        </w:rPr>
        <w:t>Nagios</w:t>
      </w:r>
      <w:proofErr w:type="spellEnd"/>
      <w:r>
        <w:rPr>
          <w:color w:val="404040"/>
          <w:sz w:val="15"/>
          <w:szCs w:val="15"/>
        </w:rPr>
        <w:t xml:space="preserve"> alerts</w:t>
      </w:r>
    </w:p>
    <w:p w:rsidR="00000000" w:rsidRDefault="00533776">
      <w:pPr>
        <w:pStyle w:val="HTMLPreformatted"/>
        <w:shd w:val="clear" w:color="auto" w:fill="FFFFFF"/>
        <w:rPr>
          <w:color w:val="404040"/>
          <w:sz w:val="15"/>
          <w:szCs w:val="15"/>
        </w:rPr>
      </w:pPr>
    </w:p>
    <w:p w:rsidR="00000000" w:rsidRDefault="00533776"/>
    <w:p w:rsidR="00000000" w:rsidRDefault="00533776">
      <w:pPr>
        <w:pStyle w:val="ListParagraph"/>
      </w:pPr>
    </w:p>
    <w:p w:rsidR="00000000" w:rsidRDefault="009E1387">
      <w:pPr>
        <w:pStyle w:val="Heading2"/>
        <w:numPr>
          <w:ilvl w:val="2"/>
          <w:numId w:val="25"/>
        </w:numPr>
      </w:pPr>
      <w:bookmarkStart w:id="33" w:name="_Toc421310709"/>
      <w:proofErr w:type="spellStart"/>
      <w:r>
        <w:t>MOTECH</w:t>
      </w:r>
      <w:r w:rsidR="00796B9A">
        <w:t>dbserver</w:t>
      </w:r>
      <w:bookmarkEnd w:id="33"/>
      <w:proofErr w:type="spellEnd"/>
    </w:p>
    <w:p w:rsidR="00E32A30" w:rsidRPr="00E32A30" w:rsidRDefault="00E32A30" w:rsidP="00E32A30"/>
    <w:p w:rsidR="00796B9A" w:rsidRDefault="00796B9A" w:rsidP="00F54649">
      <w:r>
        <w:t>MOTECH D</w:t>
      </w:r>
      <w:r w:rsidR="00E32A30">
        <w:t xml:space="preserve">B server will host </w:t>
      </w:r>
      <w:proofErr w:type="spellStart"/>
      <w:r w:rsidR="00E32A30">
        <w:t>mysql</w:t>
      </w:r>
      <w:proofErr w:type="spellEnd"/>
      <w:r w:rsidR="00E32A30">
        <w:t xml:space="preserve"> DB, </w:t>
      </w:r>
      <w:proofErr w:type="spellStart"/>
      <w:r>
        <w:t>keepalived</w:t>
      </w:r>
      <w:proofErr w:type="spellEnd"/>
      <w:r w:rsidR="00E32A30">
        <w:t xml:space="preserve"> and </w:t>
      </w:r>
      <w:proofErr w:type="spellStart"/>
      <w:r w:rsidR="00E32A30">
        <w:t>ActiveMQ</w:t>
      </w:r>
      <w:proofErr w:type="spellEnd"/>
      <w:r>
        <w:t>. Deployment script on the db server shall be responsible for following configurations:</w:t>
      </w:r>
    </w:p>
    <w:p w:rsidR="00796B9A" w:rsidRDefault="00796B9A" w:rsidP="00F54649">
      <w:pPr>
        <w:pStyle w:val="ListParagraph"/>
        <w:numPr>
          <w:ilvl w:val="0"/>
          <w:numId w:val="55"/>
        </w:numPr>
      </w:pPr>
      <w:r>
        <w:t>MYSQL configuration</w:t>
      </w:r>
    </w:p>
    <w:p w:rsidR="00796B9A" w:rsidRDefault="00796B9A" w:rsidP="00F54649">
      <w:pPr>
        <w:pStyle w:val="ListParagraph"/>
        <w:numPr>
          <w:ilvl w:val="1"/>
          <w:numId w:val="55"/>
        </w:numPr>
      </w:pPr>
      <w:r>
        <w:t xml:space="preserve">Changing ‘root’ password for </w:t>
      </w:r>
      <w:proofErr w:type="spellStart"/>
      <w:r>
        <w:t>mysql</w:t>
      </w:r>
      <w:proofErr w:type="spellEnd"/>
    </w:p>
    <w:p w:rsidR="00796B9A" w:rsidRDefault="00796B9A" w:rsidP="00F54649">
      <w:pPr>
        <w:pStyle w:val="ListParagraph"/>
        <w:numPr>
          <w:ilvl w:val="1"/>
          <w:numId w:val="55"/>
        </w:numPr>
      </w:pPr>
      <w:r>
        <w:t xml:space="preserve">Adding firewall exception so that </w:t>
      </w:r>
      <w:proofErr w:type="spellStart"/>
      <w:r>
        <w:t>mysql</w:t>
      </w:r>
      <w:proofErr w:type="spellEnd"/>
      <w:r>
        <w:t xml:space="preserve"> is accessible from remote </w:t>
      </w:r>
    </w:p>
    <w:p w:rsidR="00796B9A" w:rsidRDefault="00796B9A" w:rsidP="00F54649">
      <w:pPr>
        <w:pStyle w:val="ListParagraph"/>
        <w:numPr>
          <w:ilvl w:val="1"/>
          <w:numId w:val="55"/>
        </w:numPr>
      </w:pPr>
      <w:r>
        <w:t>Creating application user for accessing DB</w:t>
      </w:r>
    </w:p>
    <w:p w:rsidR="00796B9A" w:rsidRDefault="00796B9A" w:rsidP="00F54649">
      <w:pPr>
        <w:pStyle w:val="ListParagraph"/>
        <w:numPr>
          <w:ilvl w:val="1"/>
          <w:numId w:val="55"/>
        </w:numPr>
      </w:pPr>
      <w:r>
        <w:t>Setting replication in master-slave mode</w:t>
      </w:r>
    </w:p>
    <w:p w:rsidR="00796B9A" w:rsidRDefault="00796B9A" w:rsidP="00F54649">
      <w:pPr>
        <w:pStyle w:val="ListParagraph"/>
        <w:numPr>
          <w:ilvl w:val="0"/>
          <w:numId w:val="55"/>
        </w:numPr>
      </w:pPr>
      <w:proofErr w:type="spellStart"/>
      <w:r>
        <w:t>Keepalived</w:t>
      </w:r>
      <w:proofErr w:type="spellEnd"/>
      <w:r>
        <w:t xml:space="preserve"> configuration</w:t>
      </w:r>
    </w:p>
    <w:p w:rsidR="00796B9A" w:rsidRDefault="00796B9A" w:rsidP="00F54649">
      <w:pPr>
        <w:pStyle w:val="ListParagraph"/>
        <w:numPr>
          <w:ilvl w:val="1"/>
          <w:numId w:val="55"/>
        </w:numPr>
      </w:pPr>
      <w:r>
        <w:t xml:space="preserve">Copy </w:t>
      </w:r>
      <w:proofErr w:type="spellStart"/>
      <w:r>
        <w:t>keepalived</w:t>
      </w:r>
      <w:proofErr w:type="spellEnd"/>
      <w:r>
        <w:t xml:space="preserve"> configuration to servers</w:t>
      </w:r>
    </w:p>
    <w:p w:rsidR="00000000" w:rsidRDefault="00E32A30">
      <w:pPr>
        <w:pStyle w:val="ListParagraph"/>
        <w:numPr>
          <w:ilvl w:val="0"/>
          <w:numId w:val="55"/>
        </w:numPr>
      </w:pPr>
      <w:proofErr w:type="spellStart"/>
      <w:r>
        <w:t>ActiveMQ</w:t>
      </w:r>
      <w:proofErr w:type="spellEnd"/>
      <w:r>
        <w:t xml:space="preserve"> configuration</w:t>
      </w:r>
    </w:p>
    <w:p w:rsidR="00E32A30" w:rsidRDefault="00E32A30" w:rsidP="00E32A30">
      <w:pPr>
        <w:pStyle w:val="ListParagraph"/>
        <w:numPr>
          <w:ilvl w:val="1"/>
          <w:numId w:val="55"/>
        </w:numPr>
      </w:pPr>
      <w:r>
        <w:t xml:space="preserve">Copying </w:t>
      </w:r>
      <w:proofErr w:type="spellStart"/>
      <w:r>
        <w:t>activemq</w:t>
      </w:r>
      <w:proofErr w:type="spellEnd"/>
      <w:r>
        <w:t xml:space="preserve"> configuration to servers</w:t>
      </w:r>
    </w:p>
    <w:p w:rsidR="00796B9A" w:rsidRDefault="00796B9A" w:rsidP="00F54649">
      <w:pPr>
        <w:ind w:left="1080"/>
      </w:pPr>
    </w:p>
    <w:p w:rsidR="00796B9A" w:rsidRDefault="00796B9A" w:rsidP="00F54649">
      <w:r>
        <w:t>Sample playbook instructions</w:t>
      </w:r>
    </w:p>
    <w:p w:rsidR="00796B9A" w:rsidRDefault="00796B9A" w:rsidP="00F54649">
      <w:pPr>
        <w:pStyle w:val="HTMLPreformatted"/>
        <w:shd w:val="clear" w:color="auto" w:fill="FFFFFF"/>
        <w:rPr>
          <w:color w:val="404040"/>
          <w:sz w:val="15"/>
          <w:szCs w:val="15"/>
        </w:rPr>
      </w:pPr>
      <w:r w:rsidRPr="002B7014">
        <w:rPr>
          <w:color w:val="404040"/>
          <w:sz w:val="15"/>
          <w:szCs w:val="15"/>
        </w:rPr>
        <w:t>Variables:</w:t>
      </w:r>
    </w:p>
    <w:p w:rsidR="00796B9A" w:rsidRDefault="00796B9A" w:rsidP="00F54649">
      <w:pPr>
        <w:pStyle w:val="HTMLPreformatted"/>
        <w:shd w:val="clear" w:color="auto" w:fill="FFFFFF"/>
        <w:rPr>
          <w:color w:val="404040"/>
          <w:sz w:val="15"/>
          <w:szCs w:val="15"/>
        </w:rPr>
      </w:pPr>
      <w:r>
        <w:rPr>
          <w:color w:val="404040"/>
          <w:sz w:val="15"/>
          <w:szCs w:val="15"/>
        </w:rPr>
        <w:t xml:space="preserve">    Application DB username and password</w:t>
      </w:r>
    </w:p>
    <w:p w:rsidR="00796B9A" w:rsidRDefault="00796B9A" w:rsidP="00F54649">
      <w:pPr>
        <w:pStyle w:val="HTMLPreformatted"/>
        <w:shd w:val="clear" w:color="auto" w:fill="FFFFFF"/>
        <w:rPr>
          <w:color w:val="404040"/>
          <w:sz w:val="15"/>
          <w:szCs w:val="15"/>
        </w:rPr>
      </w:pPr>
      <w:r>
        <w:rPr>
          <w:color w:val="404040"/>
          <w:sz w:val="15"/>
          <w:szCs w:val="15"/>
        </w:rPr>
        <w:t xml:space="preserve">    Replication user and password</w:t>
      </w:r>
    </w:p>
    <w:p w:rsidR="00796B9A" w:rsidRPr="002B7014" w:rsidRDefault="00796B9A" w:rsidP="00F54649">
      <w:pPr>
        <w:pStyle w:val="HTMLPreformatted"/>
        <w:shd w:val="clear" w:color="auto" w:fill="FFFFFF"/>
        <w:rPr>
          <w:color w:val="404040"/>
          <w:sz w:val="15"/>
          <w:szCs w:val="15"/>
        </w:rPr>
      </w:pPr>
    </w:p>
    <w:p w:rsidR="00796B9A" w:rsidRDefault="00796B9A" w:rsidP="00F54649">
      <w:pPr>
        <w:pStyle w:val="HTMLPreformatted"/>
        <w:shd w:val="clear" w:color="auto" w:fill="FFFFFF"/>
        <w:rPr>
          <w:color w:val="404040"/>
          <w:sz w:val="15"/>
          <w:szCs w:val="15"/>
        </w:rPr>
      </w:pPr>
      <w:r>
        <w:rPr>
          <w:color w:val="404040"/>
          <w:sz w:val="15"/>
          <w:szCs w:val="15"/>
        </w:rPr>
        <w:t xml:space="preserve">- </w:t>
      </w:r>
      <w:proofErr w:type="gramStart"/>
      <w:r>
        <w:rPr>
          <w:color w:val="404040"/>
          <w:sz w:val="15"/>
          <w:szCs w:val="15"/>
        </w:rPr>
        <w:t>hosts</w:t>
      </w:r>
      <w:proofErr w:type="gramEnd"/>
      <w:r>
        <w:rPr>
          <w:color w:val="404040"/>
          <w:sz w:val="15"/>
          <w:szCs w:val="15"/>
        </w:rPr>
        <w:t xml:space="preserve">: </w:t>
      </w:r>
      <w:proofErr w:type="spellStart"/>
      <w:r>
        <w:rPr>
          <w:color w:val="404040"/>
          <w:sz w:val="15"/>
          <w:szCs w:val="15"/>
        </w:rPr>
        <w:t>dbservers</w:t>
      </w:r>
      <w:proofErr w:type="spellEnd"/>
      <w:r>
        <w:rPr>
          <w:color w:val="404040"/>
          <w:sz w:val="15"/>
          <w:szCs w:val="15"/>
        </w:rPr>
        <w:t xml:space="preserve">     </w:t>
      </w:r>
    </w:p>
    <w:p w:rsidR="00796B9A" w:rsidRDefault="00796B9A" w:rsidP="00F54649">
      <w:pPr>
        <w:pStyle w:val="HTMLPreformatted"/>
        <w:shd w:val="clear" w:color="auto" w:fill="FFFFFF"/>
        <w:rPr>
          <w:color w:val="404040"/>
          <w:sz w:val="15"/>
          <w:szCs w:val="15"/>
        </w:rPr>
      </w:pPr>
    </w:p>
    <w:p w:rsidR="00796B9A" w:rsidRDefault="00796B9A" w:rsidP="00F54649">
      <w:pPr>
        <w:pStyle w:val="HTMLPreformatted"/>
        <w:shd w:val="clear" w:color="auto" w:fill="FFFFFF"/>
        <w:rPr>
          <w:color w:val="404040"/>
          <w:sz w:val="15"/>
          <w:szCs w:val="15"/>
        </w:rPr>
      </w:pPr>
      <w:r>
        <w:rPr>
          <w:color w:val="404040"/>
          <w:sz w:val="15"/>
          <w:szCs w:val="15"/>
        </w:rPr>
        <w:t xml:space="preserve">-name: </w:t>
      </w:r>
      <w:r w:rsidRPr="002B7014">
        <w:rPr>
          <w:color w:val="404040"/>
          <w:sz w:val="15"/>
          <w:szCs w:val="15"/>
        </w:rPr>
        <w:t>Set root user password</w:t>
      </w:r>
    </w:p>
    <w:p w:rsidR="00796B9A" w:rsidRPr="006E1AAC" w:rsidRDefault="00796B9A" w:rsidP="00F54649">
      <w:pPr>
        <w:pStyle w:val="HTMLPreformatted"/>
        <w:shd w:val="clear" w:color="auto" w:fill="FFFFFF"/>
        <w:rPr>
          <w:color w:val="404040"/>
          <w:sz w:val="15"/>
          <w:szCs w:val="15"/>
        </w:rPr>
      </w:pPr>
      <w:r w:rsidRPr="006E1AAC">
        <w:rPr>
          <w:color w:val="404040"/>
          <w:sz w:val="15"/>
          <w:szCs w:val="15"/>
        </w:rPr>
        <w:t xml:space="preserve">-name: </w:t>
      </w:r>
      <w:r w:rsidRPr="002B7014">
        <w:rPr>
          <w:color w:val="404040"/>
          <w:sz w:val="15"/>
          <w:szCs w:val="15"/>
        </w:rPr>
        <w:t>Create Application DB User</w:t>
      </w:r>
    </w:p>
    <w:p w:rsidR="00796B9A" w:rsidRPr="006E1AAC" w:rsidRDefault="00796B9A" w:rsidP="00F54649">
      <w:pPr>
        <w:pStyle w:val="HTMLPreformatted"/>
        <w:shd w:val="clear" w:color="auto" w:fill="FFFFFF"/>
        <w:rPr>
          <w:color w:val="404040"/>
          <w:sz w:val="15"/>
          <w:szCs w:val="15"/>
        </w:rPr>
      </w:pPr>
      <w:r w:rsidRPr="006E1AAC">
        <w:rPr>
          <w:color w:val="404040"/>
          <w:sz w:val="15"/>
          <w:szCs w:val="15"/>
        </w:rPr>
        <w:t xml:space="preserve">-name: </w:t>
      </w:r>
      <w:r w:rsidRPr="002B7014">
        <w:rPr>
          <w:color w:val="404040"/>
          <w:sz w:val="15"/>
          <w:szCs w:val="15"/>
        </w:rPr>
        <w:t>Add firewall rule</w:t>
      </w:r>
    </w:p>
    <w:p w:rsidR="00796B9A" w:rsidRDefault="00796B9A" w:rsidP="00F54649">
      <w:pPr>
        <w:pStyle w:val="HTMLPreformatted"/>
        <w:shd w:val="clear" w:color="auto" w:fill="FFFFFF"/>
        <w:rPr>
          <w:color w:val="404040"/>
          <w:sz w:val="15"/>
          <w:szCs w:val="15"/>
        </w:rPr>
      </w:pPr>
      <w:r w:rsidRPr="006E1AAC">
        <w:rPr>
          <w:color w:val="404040"/>
          <w:sz w:val="15"/>
          <w:szCs w:val="15"/>
        </w:rPr>
        <w:t xml:space="preserve">-name: Copying of </w:t>
      </w:r>
      <w:r>
        <w:rPr>
          <w:color w:val="404040"/>
          <w:sz w:val="15"/>
          <w:szCs w:val="15"/>
        </w:rPr>
        <w:t>MYSQL</w:t>
      </w:r>
      <w:r w:rsidRPr="006E1AAC">
        <w:rPr>
          <w:color w:val="404040"/>
          <w:sz w:val="15"/>
          <w:szCs w:val="15"/>
        </w:rPr>
        <w:t xml:space="preserve"> configurati</w:t>
      </w:r>
      <w:r>
        <w:rPr>
          <w:color w:val="404040"/>
          <w:sz w:val="15"/>
          <w:szCs w:val="15"/>
        </w:rPr>
        <w:t>on files at respective location</w:t>
      </w:r>
    </w:p>
    <w:p w:rsidR="00796B9A" w:rsidRDefault="00796B9A" w:rsidP="00F54649">
      <w:pPr>
        <w:pStyle w:val="HTMLPreformatted"/>
        <w:shd w:val="clear" w:color="auto" w:fill="FFFFFF"/>
        <w:rPr>
          <w:color w:val="404040"/>
          <w:sz w:val="15"/>
          <w:szCs w:val="15"/>
        </w:rPr>
      </w:pPr>
      <w:r w:rsidRPr="006E1AAC">
        <w:rPr>
          <w:color w:val="404040"/>
          <w:sz w:val="15"/>
          <w:szCs w:val="15"/>
        </w:rPr>
        <w:t xml:space="preserve">-name: </w:t>
      </w:r>
      <w:r>
        <w:rPr>
          <w:color w:val="404040"/>
          <w:sz w:val="15"/>
          <w:szCs w:val="15"/>
        </w:rPr>
        <w:t>Start replication</w:t>
      </w:r>
    </w:p>
    <w:p w:rsidR="00796B9A" w:rsidRDefault="00796B9A" w:rsidP="00F54649">
      <w:pPr>
        <w:pStyle w:val="HTMLPreformatted"/>
        <w:shd w:val="clear" w:color="auto" w:fill="FFFFFF"/>
        <w:rPr>
          <w:color w:val="404040"/>
          <w:sz w:val="15"/>
          <w:szCs w:val="15"/>
        </w:rPr>
      </w:pPr>
      <w:r>
        <w:rPr>
          <w:color w:val="404040"/>
          <w:sz w:val="15"/>
          <w:szCs w:val="15"/>
        </w:rPr>
        <w:t xml:space="preserve">-name: </w:t>
      </w:r>
      <w:r w:rsidRPr="006E1AAC">
        <w:rPr>
          <w:color w:val="404040"/>
          <w:sz w:val="15"/>
          <w:szCs w:val="15"/>
        </w:rPr>
        <w:t xml:space="preserve">Copying of </w:t>
      </w:r>
      <w:proofErr w:type="spellStart"/>
      <w:r>
        <w:rPr>
          <w:color w:val="404040"/>
          <w:sz w:val="15"/>
          <w:szCs w:val="15"/>
        </w:rPr>
        <w:t>keepalived</w:t>
      </w:r>
      <w:proofErr w:type="spellEnd"/>
      <w:r w:rsidRPr="006E1AAC">
        <w:rPr>
          <w:color w:val="404040"/>
          <w:sz w:val="15"/>
          <w:szCs w:val="15"/>
        </w:rPr>
        <w:t xml:space="preserve"> configurati</w:t>
      </w:r>
      <w:r>
        <w:rPr>
          <w:color w:val="404040"/>
          <w:sz w:val="15"/>
          <w:szCs w:val="15"/>
        </w:rPr>
        <w:t xml:space="preserve">on files at respective location </w:t>
      </w:r>
    </w:p>
    <w:p w:rsidR="00C73714" w:rsidRDefault="00767C2B" w:rsidP="00F54649">
      <w:pPr>
        <w:pStyle w:val="HTMLPreformatted"/>
        <w:shd w:val="clear" w:color="auto" w:fill="FFFFFF"/>
        <w:rPr>
          <w:color w:val="404040"/>
          <w:sz w:val="15"/>
          <w:szCs w:val="15"/>
        </w:rPr>
      </w:pPr>
      <w:r>
        <w:rPr>
          <w:color w:val="404040"/>
          <w:sz w:val="15"/>
          <w:szCs w:val="15"/>
        </w:rPr>
        <w:t xml:space="preserve">-name: Copying </w:t>
      </w:r>
      <w:proofErr w:type="spellStart"/>
      <w:r>
        <w:rPr>
          <w:color w:val="404040"/>
          <w:sz w:val="15"/>
          <w:szCs w:val="15"/>
        </w:rPr>
        <w:t>ActiveMQ</w:t>
      </w:r>
      <w:proofErr w:type="spellEnd"/>
      <w:r>
        <w:rPr>
          <w:color w:val="404040"/>
          <w:sz w:val="15"/>
          <w:szCs w:val="15"/>
        </w:rPr>
        <w:t xml:space="preserve"> configuration files </w:t>
      </w:r>
      <w:r w:rsidR="00C73714">
        <w:rPr>
          <w:color w:val="404040"/>
          <w:sz w:val="15"/>
          <w:szCs w:val="15"/>
        </w:rPr>
        <w:t xml:space="preserve">at respective location notify to restart </w:t>
      </w:r>
      <w:proofErr w:type="spellStart"/>
      <w:r w:rsidR="00C73714">
        <w:rPr>
          <w:color w:val="404040"/>
          <w:sz w:val="15"/>
          <w:szCs w:val="15"/>
        </w:rPr>
        <w:t>activemq</w:t>
      </w:r>
      <w:proofErr w:type="spellEnd"/>
    </w:p>
    <w:p w:rsidR="00000000" w:rsidRDefault="00533776">
      <w:pPr>
        <w:ind w:left="360"/>
      </w:pPr>
    </w:p>
    <w:p w:rsidR="00000000" w:rsidRDefault="003C0DB2">
      <w:pPr>
        <w:pStyle w:val="Heading2"/>
        <w:numPr>
          <w:ilvl w:val="2"/>
          <w:numId w:val="25"/>
        </w:numPr>
      </w:pPr>
      <w:bookmarkStart w:id="34" w:name="_Toc421310710"/>
      <w:r>
        <w:t>Reporting Web Server</w:t>
      </w:r>
      <w:bookmarkEnd w:id="34"/>
    </w:p>
    <w:p w:rsidR="00000000" w:rsidRDefault="00671270">
      <w:r>
        <w:t xml:space="preserve">Reporting Web server will be hosted on tomcat server whether its Jasper or </w:t>
      </w:r>
      <w:proofErr w:type="spellStart"/>
      <w:r>
        <w:t>Pentaho</w:t>
      </w:r>
      <w:proofErr w:type="spellEnd"/>
      <w:r>
        <w:t xml:space="preserve">, </w:t>
      </w:r>
      <w:r w:rsidR="009E1387">
        <w:t>so</w:t>
      </w:r>
      <w:r>
        <w:t xml:space="preserve"> the deployment of reporting web server can be divided in two parts</w:t>
      </w:r>
    </w:p>
    <w:p w:rsidR="00000000" w:rsidRDefault="00671270">
      <w:pPr>
        <w:pStyle w:val="ListParagraph"/>
        <w:numPr>
          <w:ilvl w:val="0"/>
          <w:numId w:val="61"/>
        </w:numPr>
      </w:pPr>
      <w:r>
        <w:t>Tomcat server deployment</w:t>
      </w:r>
    </w:p>
    <w:p w:rsidR="00000000" w:rsidRDefault="009F1DBC">
      <w:pPr>
        <w:pStyle w:val="ListParagraph"/>
        <w:numPr>
          <w:ilvl w:val="0"/>
          <w:numId w:val="61"/>
        </w:numPr>
      </w:pPr>
      <w:r>
        <w:t>Reporting tool deployment</w:t>
      </w:r>
    </w:p>
    <w:p w:rsidR="00000000" w:rsidRDefault="009F1DBC">
      <w:pPr>
        <w:ind w:left="360"/>
      </w:pPr>
      <w:r>
        <w:t>Tomcat server deployment will follow same approach as mentioned in</w:t>
      </w:r>
      <w:r w:rsidR="00097147">
        <w:t xml:space="preserve"> MOTECH</w:t>
      </w:r>
      <w:r>
        <w:t xml:space="preserve"> web server</w:t>
      </w:r>
      <w:r w:rsidR="00E65F2A">
        <w:t xml:space="preserve">, </w:t>
      </w:r>
      <w:proofErr w:type="gramStart"/>
      <w:r w:rsidR="00E65F2A">
        <w:t>So</w:t>
      </w:r>
      <w:proofErr w:type="gramEnd"/>
      <w:r w:rsidR="00E65F2A">
        <w:t xml:space="preserve"> in this section will cover reporting specific playbook requirements</w:t>
      </w:r>
    </w:p>
    <w:p w:rsidR="00000000" w:rsidRDefault="00E65F2A">
      <w:pPr>
        <w:ind w:left="360"/>
      </w:pPr>
      <w:r>
        <w:t>Reporting Tool Deployment</w:t>
      </w:r>
    </w:p>
    <w:p w:rsidR="00000000" w:rsidRDefault="00E65F2A">
      <w:pPr>
        <w:ind w:left="360"/>
      </w:pPr>
      <w:r>
        <w:lastRenderedPageBreak/>
        <w:t>Jasper deployment</w:t>
      </w:r>
    </w:p>
    <w:p w:rsidR="00000000" w:rsidRDefault="008A5184">
      <w:pPr>
        <w:ind w:left="360"/>
      </w:pPr>
      <w:r>
        <w:t xml:space="preserve">        Jasper web server provides </w:t>
      </w:r>
      <w:r w:rsidR="0079571D">
        <w:t xml:space="preserve">functionality to export reports, data input control and </w:t>
      </w:r>
      <w:proofErr w:type="spellStart"/>
      <w:r w:rsidR="0079571D">
        <w:t>dbinfo</w:t>
      </w:r>
      <w:proofErr w:type="spellEnd"/>
      <w:r w:rsidR="0079571D">
        <w:t xml:space="preserve"> in local files, </w:t>
      </w:r>
      <w:r w:rsidR="003E48D0">
        <w:t>and these</w:t>
      </w:r>
      <w:r w:rsidR="0079571D">
        <w:t xml:space="preserve"> files can be dire</w:t>
      </w:r>
      <w:r w:rsidR="003E48D0">
        <w:t>ctly</w:t>
      </w:r>
      <w:r w:rsidR="0079571D">
        <w:t xml:space="preserve"> exported to the reporting web server using import script provided by the jasper </w:t>
      </w:r>
      <w:proofErr w:type="spellStart"/>
      <w:r w:rsidR="0079571D">
        <w:t>buildomatic</w:t>
      </w:r>
      <w:proofErr w:type="spellEnd"/>
      <w:r w:rsidR="0079571D">
        <w:t>. From the development environment these files</w:t>
      </w:r>
      <w:r w:rsidR="00FE6665">
        <w:t xml:space="preserve"> will be generated and then pushed to deployment center. </w:t>
      </w:r>
    </w:p>
    <w:p w:rsidR="00000000" w:rsidRDefault="0079571D">
      <w:r>
        <w:t>Sample Playbook</w:t>
      </w:r>
    </w:p>
    <w:p w:rsidR="0079571D" w:rsidRDefault="009F1DBC" w:rsidP="0079571D">
      <w:pPr>
        <w:pStyle w:val="HTMLPreformatted"/>
        <w:shd w:val="clear" w:color="auto" w:fill="FFFFFF"/>
        <w:rPr>
          <w:color w:val="404040"/>
          <w:sz w:val="15"/>
          <w:szCs w:val="15"/>
        </w:rPr>
      </w:pPr>
      <w:r>
        <w:t xml:space="preserve"> </w:t>
      </w:r>
      <w:r w:rsidR="00671270">
        <w:t xml:space="preserve"> </w:t>
      </w:r>
      <w:r w:rsidR="00FE6665">
        <w:rPr>
          <w:color w:val="404040"/>
          <w:sz w:val="15"/>
          <w:szCs w:val="15"/>
        </w:rPr>
        <w:t xml:space="preserve">- </w:t>
      </w:r>
      <w:proofErr w:type="gramStart"/>
      <w:r w:rsidR="00FE6665">
        <w:rPr>
          <w:color w:val="404040"/>
          <w:sz w:val="15"/>
          <w:szCs w:val="15"/>
        </w:rPr>
        <w:t>hosts</w:t>
      </w:r>
      <w:proofErr w:type="gramEnd"/>
      <w:r w:rsidR="00FE6665">
        <w:rPr>
          <w:color w:val="404040"/>
          <w:sz w:val="15"/>
          <w:szCs w:val="15"/>
        </w:rPr>
        <w:t xml:space="preserve">: </w:t>
      </w:r>
      <w:proofErr w:type="spellStart"/>
      <w:r w:rsidR="00FE6665">
        <w:rPr>
          <w:color w:val="404040"/>
          <w:sz w:val="15"/>
          <w:szCs w:val="15"/>
        </w:rPr>
        <w:t>reportwebserver</w:t>
      </w:r>
      <w:proofErr w:type="spellEnd"/>
      <w:r w:rsidR="0079571D">
        <w:rPr>
          <w:color w:val="404040"/>
          <w:sz w:val="15"/>
          <w:szCs w:val="15"/>
        </w:rPr>
        <w:t xml:space="preserve">     </w:t>
      </w:r>
    </w:p>
    <w:p w:rsidR="0079571D" w:rsidRDefault="0079571D" w:rsidP="0079571D">
      <w:pPr>
        <w:pStyle w:val="HTMLPreformatted"/>
        <w:shd w:val="clear" w:color="auto" w:fill="FFFFFF"/>
        <w:rPr>
          <w:color w:val="404040"/>
          <w:sz w:val="15"/>
          <w:szCs w:val="15"/>
        </w:rPr>
      </w:pPr>
    </w:p>
    <w:p w:rsidR="0079571D" w:rsidRDefault="0079571D" w:rsidP="0079571D">
      <w:pPr>
        <w:pStyle w:val="HTMLPreformatted"/>
        <w:shd w:val="clear" w:color="auto" w:fill="FFFFFF"/>
      </w:pPr>
      <w:r>
        <w:rPr>
          <w:color w:val="404040"/>
          <w:sz w:val="15"/>
          <w:szCs w:val="15"/>
        </w:rPr>
        <w:t xml:space="preserve">-name: Copying exported </w:t>
      </w:r>
      <w:r w:rsidR="00FE6665">
        <w:rPr>
          <w:color w:val="404040"/>
          <w:sz w:val="15"/>
          <w:szCs w:val="15"/>
        </w:rPr>
        <w:t xml:space="preserve">files in </w:t>
      </w:r>
      <w:r w:rsidR="00680F70" w:rsidRPr="00680F70">
        <w:rPr>
          <w:color w:val="404040"/>
          <w:sz w:val="15"/>
          <w:szCs w:val="15"/>
        </w:rPr>
        <w:t>$JASPER_HOME</w:t>
      </w:r>
    </w:p>
    <w:p w:rsidR="00FE6665" w:rsidRDefault="00680F70" w:rsidP="0079571D">
      <w:pPr>
        <w:pStyle w:val="HTMLPreformatted"/>
        <w:shd w:val="clear" w:color="auto" w:fill="FFFFFF"/>
        <w:rPr>
          <w:color w:val="404040"/>
          <w:sz w:val="15"/>
          <w:szCs w:val="15"/>
        </w:rPr>
      </w:pPr>
      <w:proofErr w:type="gramStart"/>
      <w:r w:rsidRPr="00680F70">
        <w:rPr>
          <w:color w:val="404040"/>
          <w:sz w:val="15"/>
          <w:szCs w:val="15"/>
        </w:rPr>
        <w:t>-name: Stopping Tomcat server.</w:t>
      </w:r>
      <w:proofErr w:type="gramEnd"/>
    </w:p>
    <w:p w:rsidR="0079571D" w:rsidRPr="006E1AAC" w:rsidRDefault="0079571D" w:rsidP="0079571D">
      <w:pPr>
        <w:pStyle w:val="HTMLPreformatted"/>
        <w:shd w:val="clear" w:color="auto" w:fill="FFFFFF"/>
        <w:rPr>
          <w:color w:val="404040"/>
          <w:sz w:val="15"/>
          <w:szCs w:val="15"/>
        </w:rPr>
      </w:pPr>
      <w:r w:rsidRPr="006E1AAC">
        <w:rPr>
          <w:color w:val="404040"/>
          <w:sz w:val="15"/>
          <w:szCs w:val="15"/>
        </w:rPr>
        <w:t xml:space="preserve">-name: </w:t>
      </w:r>
      <w:r w:rsidR="00FE6665">
        <w:rPr>
          <w:color w:val="404040"/>
          <w:sz w:val="15"/>
          <w:szCs w:val="15"/>
        </w:rPr>
        <w:t>Execution of Jasper import script at $</w:t>
      </w:r>
      <w:r w:rsidR="00680F70" w:rsidRPr="00680F70">
        <w:rPr>
          <w:color w:val="404040"/>
          <w:sz w:val="15"/>
          <w:szCs w:val="15"/>
        </w:rPr>
        <w:t xml:space="preserve">JASPER_HOME/ </w:t>
      </w:r>
      <w:proofErr w:type="spellStart"/>
      <w:r w:rsidR="00680F70" w:rsidRPr="00680F70">
        <w:rPr>
          <w:color w:val="404040"/>
          <w:sz w:val="15"/>
          <w:szCs w:val="15"/>
        </w:rPr>
        <w:t>buildomatic</w:t>
      </w:r>
      <w:proofErr w:type="spellEnd"/>
      <w:r w:rsidR="00680F70" w:rsidRPr="00680F70">
        <w:rPr>
          <w:color w:val="404040"/>
          <w:sz w:val="15"/>
          <w:szCs w:val="15"/>
        </w:rPr>
        <w:t>/js-import.sh</w:t>
      </w:r>
      <w:r w:rsidR="00FE6665">
        <w:t xml:space="preserve">  </w:t>
      </w:r>
      <w:r w:rsidR="00FE6665">
        <w:rPr>
          <w:color w:val="404040"/>
          <w:sz w:val="15"/>
          <w:szCs w:val="15"/>
        </w:rPr>
        <w:t xml:space="preserve"> </w:t>
      </w:r>
    </w:p>
    <w:p w:rsidR="0079571D" w:rsidRDefault="0079571D" w:rsidP="0079571D">
      <w:pPr>
        <w:pStyle w:val="HTMLPreformatted"/>
        <w:shd w:val="clear" w:color="auto" w:fill="FFFFFF"/>
        <w:rPr>
          <w:color w:val="404040"/>
          <w:sz w:val="15"/>
          <w:szCs w:val="15"/>
        </w:rPr>
      </w:pPr>
      <w:r w:rsidRPr="006E1AAC">
        <w:rPr>
          <w:color w:val="404040"/>
          <w:sz w:val="15"/>
          <w:szCs w:val="15"/>
        </w:rPr>
        <w:t xml:space="preserve">-name: </w:t>
      </w:r>
      <w:r w:rsidRPr="002B7014">
        <w:rPr>
          <w:color w:val="404040"/>
          <w:sz w:val="15"/>
          <w:szCs w:val="15"/>
        </w:rPr>
        <w:t>Add firewall rule</w:t>
      </w:r>
    </w:p>
    <w:p w:rsidR="00FE6665" w:rsidRPr="006E1AAC" w:rsidRDefault="00FE6665" w:rsidP="0079571D">
      <w:pPr>
        <w:pStyle w:val="HTMLPreformatted"/>
        <w:shd w:val="clear" w:color="auto" w:fill="FFFFFF"/>
        <w:rPr>
          <w:color w:val="404040"/>
          <w:sz w:val="15"/>
          <w:szCs w:val="15"/>
        </w:rPr>
      </w:pPr>
      <w:r>
        <w:rPr>
          <w:color w:val="404040"/>
          <w:sz w:val="15"/>
          <w:szCs w:val="15"/>
        </w:rPr>
        <w:t>-</w:t>
      </w:r>
      <w:proofErr w:type="spellStart"/>
      <w:r>
        <w:rPr>
          <w:color w:val="404040"/>
          <w:sz w:val="15"/>
          <w:szCs w:val="15"/>
        </w:rPr>
        <w:t>nmae</w:t>
      </w:r>
      <w:proofErr w:type="spellEnd"/>
      <w:r>
        <w:rPr>
          <w:color w:val="404040"/>
          <w:sz w:val="15"/>
          <w:szCs w:val="15"/>
        </w:rPr>
        <w:t>: Start Tomcat server</w:t>
      </w:r>
    </w:p>
    <w:p w:rsidR="0079571D" w:rsidRDefault="0079571D" w:rsidP="0079571D">
      <w:pPr>
        <w:pStyle w:val="HTMLPreformatted"/>
        <w:shd w:val="clear" w:color="auto" w:fill="FFFFFF"/>
        <w:rPr>
          <w:color w:val="404040"/>
          <w:sz w:val="15"/>
          <w:szCs w:val="15"/>
        </w:rPr>
      </w:pPr>
      <w:r>
        <w:rPr>
          <w:color w:val="404040"/>
          <w:sz w:val="15"/>
          <w:szCs w:val="15"/>
        </w:rPr>
        <w:t xml:space="preserve">-name: </w:t>
      </w:r>
      <w:proofErr w:type="spellStart"/>
      <w:r w:rsidR="00FE6665">
        <w:rPr>
          <w:color w:val="404040"/>
          <w:sz w:val="15"/>
          <w:szCs w:val="15"/>
        </w:rPr>
        <w:t>Verfication</w:t>
      </w:r>
      <w:proofErr w:type="spellEnd"/>
      <w:r w:rsidR="00FE6665">
        <w:rPr>
          <w:color w:val="404040"/>
          <w:sz w:val="15"/>
          <w:szCs w:val="15"/>
        </w:rPr>
        <w:t xml:space="preserve"> that Jasper server is running. </w:t>
      </w:r>
    </w:p>
    <w:p w:rsidR="00000000" w:rsidRDefault="00533776"/>
    <w:p w:rsidR="00000000" w:rsidRDefault="00FA2EC4">
      <w:pPr>
        <w:ind w:left="360"/>
      </w:pPr>
      <w:proofErr w:type="spellStart"/>
      <w:r>
        <w:t>Pentaho</w:t>
      </w:r>
      <w:proofErr w:type="spellEnd"/>
      <w:r>
        <w:t xml:space="preserve"> Deployment</w:t>
      </w:r>
    </w:p>
    <w:p w:rsidR="00000000" w:rsidRDefault="00030FF8">
      <w:pPr>
        <w:ind w:left="360"/>
      </w:pPr>
      <w:proofErr w:type="spellStart"/>
      <w:r>
        <w:t>Pentaho</w:t>
      </w:r>
      <w:proofErr w:type="spellEnd"/>
      <w:r>
        <w:t xml:space="preserve"> Deployment is similar to Jasper, </w:t>
      </w:r>
      <w:proofErr w:type="spellStart"/>
      <w:r>
        <w:t>Pentaho</w:t>
      </w:r>
      <w:proofErr w:type="spellEnd"/>
      <w:r>
        <w:t xml:space="preserve"> specific configuration will be copied </w:t>
      </w:r>
      <w:r w:rsidR="00C52026">
        <w:t xml:space="preserve">to respective location and import script will be executed. </w:t>
      </w:r>
    </w:p>
    <w:p w:rsidR="00000000" w:rsidRDefault="00C67E97">
      <w:pPr>
        <w:pStyle w:val="Heading2"/>
        <w:numPr>
          <w:ilvl w:val="2"/>
          <w:numId w:val="25"/>
        </w:numPr>
      </w:pPr>
      <w:bookmarkStart w:id="35" w:name="_Toc421310711"/>
      <w:proofErr w:type="spellStart"/>
      <w:r>
        <w:t>ReportingDBServer</w:t>
      </w:r>
      <w:bookmarkEnd w:id="35"/>
      <w:proofErr w:type="spellEnd"/>
    </w:p>
    <w:p w:rsidR="00000000" w:rsidRDefault="00C67E97">
      <w:pPr>
        <w:ind w:left="360"/>
      </w:pPr>
      <w:r>
        <w:t xml:space="preserve">Reporting DB server deployment is similar to MOTECH database approach. </w:t>
      </w:r>
      <w:r w:rsidR="0011022A">
        <w:t>We need to check if reporting DB migration is required or not.</w:t>
      </w:r>
    </w:p>
    <w:p w:rsidR="00000000" w:rsidRDefault="00533776">
      <w:pPr>
        <w:ind w:left="360"/>
      </w:pPr>
    </w:p>
    <w:p w:rsidR="00000000" w:rsidRDefault="00533776"/>
    <w:p w:rsidR="00DB2C93" w:rsidRDefault="00DB2C93" w:rsidP="00D42B16">
      <w:pPr>
        <w:pStyle w:val="ListParagraph"/>
      </w:pPr>
    </w:p>
    <w:p w:rsidR="001E0953" w:rsidRDefault="001E0953" w:rsidP="00D42B16">
      <w:pPr>
        <w:pStyle w:val="ListParagraph"/>
      </w:pPr>
    </w:p>
    <w:p w:rsidR="00590AEF" w:rsidRDefault="00590AEF" w:rsidP="00590AEF">
      <w:pPr>
        <w:pStyle w:val="Heading1"/>
        <w:numPr>
          <w:ilvl w:val="0"/>
          <w:numId w:val="25"/>
        </w:numPr>
        <w:ind w:left="360"/>
      </w:pPr>
      <w:bookmarkStart w:id="36" w:name="_Toc421310714"/>
      <w:r>
        <w:t>Monitoring</w:t>
      </w:r>
      <w:bookmarkEnd w:id="36"/>
    </w:p>
    <w:p w:rsidR="00590AEF" w:rsidRDefault="00590AEF" w:rsidP="00590AEF">
      <w:r>
        <w:t xml:space="preserve">This section is intended to capture the monitoring </w:t>
      </w:r>
      <w:r w:rsidR="003A0748">
        <w:t>proposal for NMS system.</w:t>
      </w:r>
    </w:p>
    <w:p w:rsidR="003A0748" w:rsidRDefault="003A0748" w:rsidP="003A0748">
      <w:proofErr w:type="spellStart"/>
      <w:r>
        <w:t>Nagios</w:t>
      </w:r>
      <w:proofErr w:type="spellEnd"/>
      <w:r>
        <w:t xml:space="preserve"> tool </w:t>
      </w:r>
      <w:r w:rsidR="000C2F5E">
        <w:t>shall be</w:t>
      </w:r>
      <w:r>
        <w:t xml:space="preserve"> used to monitor the status of the infrastructural elements of NMS system that includes: Tomcat, </w:t>
      </w:r>
      <w:proofErr w:type="spellStart"/>
      <w:r w:rsidR="00751C6A">
        <w:t>MySQL</w:t>
      </w:r>
      <w:proofErr w:type="spellEnd"/>
      <w:r>
        <w:t xml:space="preserve">, </w:t>
      </w:r>
      <w:proofErr w:type="spellStart"/>
      <w:r>
        <w:t>ActiveMq</w:t>
      </w:r>
      <w:proofErr w:type="spellEnd"/>
      <w:r>
        <w:t>, and Connectivity to external services etc.</w:t>
      </w:r>
    </w:p>
    <w:p w:rsidR="000125BC" w:rsidRDefault="000125BC" w:rsidP="000125BC">
      <w:proofErr w:type="spellStart"/>
      <w:r>
        <w:t>Nagios</w:t>
      </w:r>
      <w:proofErr w:type="spellEnd"/>
      <w:r>
        <w:t xml:space="preserve"> shall be setup on the Health Monitoring Server</w:t>
      </w:r>
      <w:r w:rsidR="001765E2">
        <w:t xml:space="preserve"> </w:t>
      </w:r>
      <w:r>
        <w:t>and it shall monitor all the servers.</w:t>
      </w:r>
    </w:p>
    <w:p w:rsidR="00590AEF" w:rsidRDefault="00590AEF" w:rsidP="00590AEF"/>
    <w:p w:rsidR="00712E9E" w:rsidRDefault="00712E9E" w:rsidP="00712E9E">
      <w:pPr>
        <w:pStyle w:val="Heading2"/>
        <w:numPr>
          <w:ilvl w:val="1"/>
          <w:numId w:val="25"/>
        </w:numPr>
        <w:ind w:left="720"/>
      </w:pPr>
      <w:bookmarkStart w:id="37" w:name="_NMS_Monitored_Services"/>
      <w:bookmarkStart w:id="38" w:name="_Toc418777750"/>
      <w:bookmarkStart w:id="39" w:name="_Toc421310715"/>
      <w:bookmarkEnd w:id="37"/>
      <w:commentRangeStart w:id="40"/>
      <w:commentRangeStart w:id="41"/>
      <w:r>
        <w:t>NMS Monitored Services</w:t>
      </w:r>
      <w:bookmarkEnd w:id="38"/>
      <w:commentRangeEnd w:id="40"/>
      <w:r w:rsidR="003D275A">
        <w:rPr>
          <w:rStyle w:val="CommentReference"/>
          <w:rFonts w:asciiTheme="minorHAnsi" w:eastAsiaTheme="minorEastAsia" w:hAnsiTheme="minorHAnsi" w:cstheme="minorBidi"/>
          <w:b w:val="0"/>
          <w:bCs w:val="0"/>
          <w:color w:val="auto"/>
        </w:rPr>
        <w:commentReference w:id="40"/>
      </w:r>
      <w:commentRangeEnd w:id="41"/>
      <w:r w:rsidR="00CA23CC">
        <w:rPr>
          <w:rStyle w:val="CommentReference"/>
          <w:rFonts w:asciiTheme="minorHAnsi" w:eastAsiaTheme="minorEastAsia" w:hAnsiTheme="minorHAnsi" w:cstheme="minorBidi"/>
          <w:b w:val="0"/>
          <w:bCs w:val="0"/>
          <w:color w:val="auto"/>
        </w:rPr>
        <w:commentReference w:id="41"/>
      </w:r>
      <w:bookmarkEnd w:id="39"/>
    </w:p>
    <w:p w:rsidR="003A0748" w:rsidRDefault="003A0748" w:rsidP="003A0748"/>
    <w:tbl>
      <w:tblPr>
        <w:tblStyle w:val="TableGrid"/>
        <w:tblW w:w="0" w:type="auto"/>
        <w:tblLook w:val="04A0"/>
      </w:tblPr>
      <w:tblGrid>
        <w:gridCol w:w="1438"/>
        <w:gridCol w:w="3013"/>
        <w:gridCol w:w="2088"/>
        <w:gridCol w:w="3037"/>
      </w:tblGrid>
      <w:tr w:rsidR="003A0748" w:rsidTr="003812DB">
        <w:tc>
          <w:tcPr>
            <w:tcW w:w="1438" w:type="dxa"/>
          </w:tcPr>
          <w:p w:rsidR="003A0748" w:rsidRPr="003A0748" w:rsidRDefault="003A0748" w:rsidP="003A0748">
            <w:pPr>
              <w:rPr>
                <w:b/>
                <w:color w:val="00B050"/>
              </w:rPr>
            </w:pPr>
            <w:r w:rsidRPr="003A0748">
              <w:rPr>
                <w:b/>
                <w:color w:val="00B050"/>
              </w:rPr>
              <w:t>Services</w:t>
            </w:r>
          </w:p>
        </w:tc>
        <w:tc>
          <w:tcPr>
            <w:tcW w:w="3013" w:type="dxa"/>
          </w:tcPr>
          <w:p w:rsidR="003A0748" w:rsidRPr="003A0748" w:rsidRDefault="003A0748" w:rsidP="003A0748">
            <w:pPr>
              <w:rPr>
                <w:b/>
                <w:color w:val="00B050"/>
              </w:rPr>
            </w:pPr>
            <w:r w:rsidRPr="003A0748">
              <w:rPr>
                <w:b/>
                <w:color w:val="00B050"/>
              </w:rPr>
              <w:t>Description</w:t>
            </w:r>
          </w:p>
        </w:tc>
        <w:tc>
          <w:tcPr>
            <w:tcW w:w="2088" w:type="dxa"/>
          </w:tcPr>
          <w:p w:rsidR="003A0748" w:rsidRPr="003A0748" w:rsidRDefault="003A0748" w:rsidP="003A0748">
            <w:pPr>
              <w:rPr>
                <w:b/>
                <w:color w:val="00B050"/>
              </w:rPr>
            </w:pPr>
            <w:r w:rsidRPr="003A0748">
              <w:rPr>
                <w:b/>
                <w:color w:val="00B050"/>
              </w:rPr>
              <w:t>Server</w:t>
            </w:r>
          </w:p>
        </w:tc>
        <w:tc>
          <w:tcPr>
            <w:tcW w:w="3037" w:type="dxa"/>
          </w:tcPr>
          <w:p w:rsidR="003A0748" w:rsidRPr="003A0748" w:rsidRDefault="003A0748" w:rsidP="003A0748">
            <w:pPr>
              <w:rPr>
                <w:b/>
                <w:color w:val="00B050"/>
              </w:rPr>
            </w:pPr>
            <w:proofErr w:type="spellStart"/>
            <w:r w:rsidRPr="003A0748">
              <w:rPr>
                <w:b/>
                <w:color w:val="00B050"/>
              </w:rPr>
              <w:t>Plugin</w:t>
            </w:r>
            <w:proofErr w:type="spellEnd"/>
          </w:p>
        </w:tc>
      </w:tr>
      <w:tr w:rsidR="003A0748" w:rsidRPr="003A0748" w:rsidTr="003812DB">
        <w:tc>
          <w:tcPr>
            <w:tcW w:w="1438" w:type="dxa"/>
          </w:tcPr>
          <w:p w:rsidR="003A0748" w:rsidRPr="003A0748" w:rsidRDefault="003A0748" w:rsidP="003A0748">
            <w:pPr>
              <w:rPr>
                <w:bCs/>
                <w:sz w:val="22"/>
                <w:szCs w:val="22"/>
              </w:rPr>
            </w:pPr>
            <w:r w:rsidRPr="003A0748">
              <w:rPr>
                <w:bCs/>
                <w:sz w:val="22"/>
                <w:szCs w:val="22"/>
              </w:rPr>
              <w:lastRenderedPageBreak/>
              <w:t>Root Partition</w:t>
            </w:r>
          </w:p>
        </w:tc>
        <w:tc>
          <w:tcPr>
            <w:tcW w:w="3013" w:type="dxa"/>
          </w:tcPr>
          <w:p w:rsidR="003A0748" w:rsidRPr="003A0748" w:rsidRDefault="003A0748" w:rsidP="003A0748">
            <w:pPr>
              <w:rPr>
                <w:bCs/>
                <w:sz w:val="22"/>
                <w:szCs w:val="22"/>
              </w:rPr>
            </w:pPr>
            <w:r w:rsidRPr="003A0748">
              <w:rPr>
                <w:bCs/>
                <w:sz w:val="22"/>
                <w:szCs w:val="22"/>
              </w:rPr>
              <w:t>Disk usage on root partition</w:t>
            </w:r>
          </w:p>
        </w:tc>
        <w:tc>
          <w:tcPr>
            <w:tcW w:w="2088" w:type="dxa"/>
          </w:tcPr>
          <w:p w:rsidR="003A0748" w:rsidRPr="003A0748" w:rsidRDefault="007862DC" w:rsidP="003A0748">
            <w:pPr>
              <w:rPr>
                <w:bCs/>
                <w:sz w:val="22"/>
                <w:szCs w:val="22"/>
              </w:rPr>
            </w:pPr>
            <w:r>
              <w:rPr>
                <w:bCs/>
                <w:sz w:val="22"/>
                <w:szCs w:val="22"/>
              </w:rPr>
              <w:t>MOTECH</w:t>
            </w:r>
            <w:r w:rsidR="00C5297F">
              <w:rPr>
                <w:bCs/>
                <w:sz w:val="22"/>
                <w:szCs w:val="22"/>
              </w:rPr>
              <w:t xml:space="preserve"> Web, Reporting Web,</w:t>
            </w:r>
            <w:r w:rsidR="006C707D">
              <w:rPr>
                <w:bCs/>
                <w:sz w:val="22"/>
                <w:szCs w:val="22"/>
              </w:rPr>
              <w:t xml:space="preserve"> MDS-DB, Report</w:t>
            </w:r>
            <w:r w:rsidR="003A0748" w:rsidRPr="003A0748">
              <w:rPr>
                <w:bCs/>
                <w:sz w:val="22"/>
                <w:szCs w:val="22"/>
              </w:rPr>
              <w:t>-DB, Health</w:t>
            </w:r>
            <w:r>
              <w:rPr>
                <w:bCs/>
                <w:sz w:val="22"/>
                <w:szCs w:val="22"/>
              </w:rPr>
              <w:t xml:space="preserve"> </w:t>
            </w:r>
            <w:r w:rsidR="003A0748" w:rsidRPr="003A0748">
              <w:rPr>
                <w:bCs/>
                <w:sz w:val="22"/>
                <w:szCs w:val="22"/>
              </w:rPr>
              <w:t>Monitoring</w:t>
            </w:r>
          </w:p>
        </w:tc>
        <w:tc>
          <w:tcPr>
            <w:tcW w:w="3037" w:type="dxa"/>
          </w:tcPr>
          <w:p w:rsidR="003A0748" w:rsidRPr="003A0748" w:rsidRDefault="003A0748" w:rsidP="003A0748">
            <w:pPr>
              <w:rPr>
                <w:bCs/>
                <w:sz w:val="22"/>
                <w:szCs w:val="22"/>
              </w:rPr>
            </w:pPr>
            <w:proofErr w:type="spellStart"/>
            <w:r w:rsidRPr="003A0748">
              <w:rPr>
                <w:bCs/>
                <w:sz w:val="22"/>
                <w:szCs w:val="22"/>
              </w:rPr>
              <w:t>check_disk</w:t>
            </w:r>
            <w:proofErr w:type="spellEnd"/>
          </w:p>
        </w:tc>
      </w:tr>
      <w:tr w:rsidR="003A0748" w:rsidRPr="003A0748" w:rsidTr="003812DB">
        <w:tc>
          <w:tcPr>
            <w:tcW w:w="1438" w:type="dxa"/>
          </w:tcPr>
          <w:p w:rsidR="003A0748" w:rsidRPr="003A0748" w:rsidRDefault="003A0748" w:rsidP="003A0748">
            <w:pPr>
              <w:rPr>
                <w:bCs/>
                <w:sz w:val="22"/>
                <w:szCs w:val="22"/>
              </w:rPr>
            </w:pPr>
            <w:r w:rsidRPr="003A0748">
              <w:rPr>
                <w:bCs/>
                <w:sz w:val="22"/>
                <w:szCs w:val="22"/>
              </w:rPr>
              <w:t>Current Users</w:t>
            </w:r>
          </w:p>
          <w:p w:rsidR="003A0748" w:rsidRPr="003A0748" w:rsidRDefault="003A0748" w:rsidP="003A0748">
            <w:pPr>
              <w:rPr>
                <w:bCs/>
                <w:sz w:val="22"/>
                <w:szCs w:val="22"/>
              </w:rPr>
            </w:pPr>
          </w:p>
        </w:tc>
        <w:tc>
          <w:tcPr>
            <w:tcW w:w="3013" w:type="dxa"/>
          </w:tcPr>
          <w:p w:rsidR="003A0748" w:rsidRPr="003A0748" w:rsidRDefault="003A0748" w:rsidP="003A0748">
            <w:pPr>
              <w:rPr>
                <w:bCs/>
                <w:sz w:val="22"/>
                <w:szCs w:val="22"/>
              </w:rPr>
            </w:pPr>
            <w:r w:rsidRPr="003A0748">
              <w:rPr>
                <w:bCs/>
                <w:sz w:val="22"/>
                <w:szCs w:val="22"/>
              </w:rPr>
              <w:t>Number of users currently logged on the system and may raise WARNING alerts if the number of user exceeds some predefined number in the system</w:t>
            </w:r>
          </w:p>
        </w:tc>
        <w:tc>
          <w:tcPr>
            <w:tcW w:w="2088" w:type="dxa"/>
          </w:tcPr>
          <w:p w:rsidR="003A0748" w:rsidRPr="003A0748" w:rsidRDefault="007862DC" w:rsidP="003A0748">
            <w:pPr>
              <w:rPr>
                <w:bCs/>
                <w:sz w:val="22"/>
                <w:szCs w:val="22"/>
              </w:rPr>
            </w:pPr>
            <w:r>
              <w:rPr>
                <w:bCs/>
                <w:sz w:val="22"/>
                <w:szCs w:val="22"/>
              </w:rPr>
              <w:t>MOTECH</w:t>
            </w:r>
            <w:r w:rsidR="00C5297F">
              <w:rPr>
                <w:bCs/>
                <w:sz w:val="22"/>
                <w:szCs w:val="22"/>
              </w:rPr>
              <w:t xml:space="preserve"> Web, Reporting Web, MDS-DB, Report</w:t>
            </w:r>
            <w:r w:rsidR="00C5297F" w:rsidRPr="003A0748">
              <w:rPr>
                <w:bCs/>
                <w:sz w:val="22"/>
                <w:szCs w:val="22"/>
              </w:rPr>
              <w:t>-DB, Health</w:t>
            </w:r>
            <w:r>
              <w:rPr>
                <w:bCs/>
                <w:sz w:val="22"/>
                <w:szCs w:val="22"/>
              </w:rPr>
              <w:t xml:space="preserve"> </w:t>
            </w:r>
            <w:r w:rsidR="00C5297F" w:rsidRPr="003A0748">
              <w:rPr>
                <w:bCs/>
                <w:sz w:val="22"/>
                <w:szCs w:val="22"/>
              </w:rPr>
              <w:t>Monitoring</w:t>
            </w:r>
          </w:p>
        </w:tc>
        <w:tc>
          <w:tcPr>
            <w:tcW w:w="3037" w:type="dxa"/>
          </w:tcPr>
          <w:p w:rsidR="003A0748" w:rsidRPr="003A0748" w:rsidRDefault="003A0748" w:rsidP="003A0748">
            <w:pPr>
              <w:rPr>
                <w:bCs/>
                <w:sz w:val="22"/>
                <w:szCs w:val="22"/>
              </w:rPr>
            </w:pPr>
            <w:proofErr w:type="spellStart"/>
            <w:r w:rsidRPr="003A0748">
              <w:rPr>
                <w:bCs/>
                <w:sz w:val="22"/>
                <w:szCs w:val="22"/>
              </w:rPr>
              <w:t>check_users</w:t>
            </w:r>
            <w:proofErr w:type="spellEnd"/>
          </w:p>
        </w:tc>
      </w:tr>
      <w:tr w:rsidR="003A0748" w:rsidRPr="003A0748" w:rsidTr="003812DB">
        <w:tc>
          <w:tcPr>
            <w:tcW w:w="1438" w:type="dxa"/>
          </w:tcPr>
          <w:p w:rsidR="003A0748" w:rsidRPr="003A0748" w:rsidRDefault="003A0748" w:rsidP="003A0748">
            <w:pPr>
              <w:rPr>
                <w:bCs/>
                <w:sz w:val="22"/>
                <w:szCs w:val="22"/>
              </w:rPr>
            </w:pPr>
            <w:r w:rsidRPr="003A0748">
              <w:rPr>
                <w:bCs/>
                <w:sz w:val="22"/>
                <w:szCs w:val="22"/>
              </w:rPr>
              <w:t>Total Process</w:t>
            </w:r>
          </w:p>
          <w:p w:rsidR="003A0748" w:rsidRPr="003A0748" w:rsidRDefault="003A0748" w:rsidP="003A0748">
            <w:pPr>
              <w:rPr>
                <w:bCs/>
                <w:sz w:val="22"/>
                <w:szCs w:val="22"/>
              </w:rPr>
            </w:pPr>
          </w:p>
        </w:tc>
        <w:tc>
          <w:tcPr>
            <w:tcW w:w="3013" w:type="dxa"/>
          </w:tcPr>
          <w:p w:rsidR="003A0748" w:rsidRPr="003A0748" w:rsidRDefault="008B398E" w:rsidP="00C5297F">
            <w:pPr>
              <w:rPr>
                <w:bCs/>
                <w:sz w:val="22"/>
                <w:szCs w:val="22"/>
              </w:rPr>
            </w:pPr>
            <w:r w:rsidRPr="006C707D">
              <w:rPr>
                <w:bCs/>
                <w:sz w:val="22"/>
                <w:szCs w:val="22"/>
              </w:rPr>
              <w:t>Number of processes running on the servers and may raise WARNING alerts if the number of processes exceeds some predefined number in the system</w:t>
            </w:r>
          </w:p>
        </w:tc>
        <w:tc>
          <w:tcPr>
            <w:tcW w:w="2088" w:type="dxa"/>
          </w:tcPr>
          <w:p w:rsidR="003A0748" w:rsidRPr="003A0748" w:rsidRDefault="007862DC" w:rsidP="003A0748">
            <w:pPr>
              <w:rPr>
                <w:bCs/>
                <w:sz w:val="22"/>
                <w:szCs w:val="22"/>
              </w:rPr>
            </w:pPr>
            <w:r>
              <w:rPr>
                <w:bCs/>
                <w:sz w:val="22"/>
                <w:szCs w:val="22"/>
              </w:rPr>
              <w:t>MOTECH</w:t>
            </w:r>
            <w:r w:rsidR="00C5297F">
              <w:rPr>
                <w:bCs/>
                <w:sz w:val="22"/>
                <w:szCs w:val="22"/>
              </w:rPr>
              <w:t xml:space="preserve"> Web, Reporting Web, MDS-DB, Report</w:t>
            </w:r>
            <w:r w:rsidR="00C5297F" w:rsidRPr="003A0748">
              <w:rPr>
                <w:bCs/>
                <w:sz w:val="22"/>
                <w:szCs w:val="22"/>
              </w:rPr>
              <w:t>-DB, Health</w:t>
            </w:r>
            <w:r>
              <w:rPr>
                <w:bCs/>
                <w:sz w:val="22"/>
                <w:szCs w:val="22"/>
              </w:rPr>
              <w:t xml:space="preserve"> </w:t>
            </w:r>
            <w:r w:rsidR="00C5297F" w:rsidRPr="003A0748">
              <w:rPr>
                <w:bCs/>
                <w:sz w:val="22"/>
                <w:szCs w:val="22"/>
              </w:rPr>
              <w:t>Monitoring</w:t>
            </w:r>
          </w:p>
        </w:tc>
        <w:tc>
          <w:tcPr>
            <w:tcW w:w="3037" w:type="dxa"/>
          </w:tcPr>
          <w:p w:rsidR="003A0748" w:rsidRPr="003A0748" w:rsidRDefault="008B398E" w:rsidP="003A0748">
            <w:pPr>
              <w:rPr>
                <w:bCs/>
                <w:sz w:val="22"/>
                <w:szCs w:val="22"/>
              </w:rPr>
            </w:pPr>
            <w:proofErr w:type="spellStart"/>
            <w:r w:rsidRPr="006C707D">
              <w:rPr>
                <w:bCs/>
                <w:sz w:val="22"/>
                <w:szCs w:val="22"/>
              </w:rPr>
              <w:t>check_procs</w:t>
            </w:r>
            <w:proofErr w:type="spellEnd"/>
          </w:p>
        </w:tc>
      </w:tr>
      <w:tr w:rsidR="003A0748" w:rsidRPr="003A0748" w:rsidTr="003812DB">
        <w:tc>
          <w:tcPr>
            <w:tcW w:w="1438" w:type="dxa"/>
          </w:tcPr>
          <w:p w:rsidR="008B398E" w:rsidRPr="006C707D" w:rsidRDefault="008B398E" w:rsidP="006C707D">
            <w:pPr>
              <w:rPr>
                <w:bCs/>
                <w:sz w:val="22"/>
                <w:szCs w:val="22"/>
              </w:rPr>
            </w:pPr>
            <w:r w:rsidRPr="006C707D">
              <w:rPr>
                <w:bCs/>
                <w:sz w:val="22"/>
                <w:szCs w:val="22"/>
              </w:rPr>
              <w:t>Current Load</w:t>
            </w:r>
          </w:p>
          <w:p w:rsidR="003A0748" w:rsidRPr="003A0748" w:rsidRDefault="003A0748" w:rsidP="003A0748">
            <w:pPr>
              <w:rPr>
                <w:bCs/>
                <w:sz w:val="22"/>
                <w:szCs w:val="22"/>
              </w:rPr>
            </w:pPr>
          </w:p>
        </w:tc>
        <w:tc>
          <w:tcPr>
            <w:tcW w:w="3013" w:type="dxa"/>
          </w:tcPr>
          <w:p w:rsidR="003A0748" w:rsidRPr="003A0748" w:rsidRDefault="008B398E" w:rsidP="00C5297F">
            <w:pPr>
              <w:rPr>
                <w:bCs/>
                <w:sz w:val="22"/>
                <w:szCs w:val="22"/>
              </w:rPr>
            </w:pPr>
            <w:r>
              <w:rPr>
                <w:bCs/>
                <w:sz w:val="22"/>
                <w:szCs w:val="22"/>
              </w:rPr>
              <w:t xml:space="preserve">CPU </w:t>
            </w:r>
            <w:proofErr w:type="gramStart"/>
            <w:r>
              <w:rPr>
                <w:bCs/>
                <w:sz w:val="22"/>
                <w:szCs w:val="22"/>
              </w:rPr>
              <w:t>load</w:t>
            </w:r>
            <w:proofErr w:type="gramEnd"/>
            <w:r>
              <w:rPr>
                <w:bCs/>
                <w:sz w:val="22"/>
                <w:szCs w:val="22"/>
              </w:rPr>
              <w:t xml:space="preserve"> on </w:t>
            </w:r>
            <w:bookmarkStart w:id="42" w:name="_GoBack"/>
            <w:bookmarkEnd w:id="42"/>
            <w:r>
              <w:rPr>
                <w:bCs/>
                <w:sz w:val="22"/>
                <w:szCs w:val="22"/>
              </w:rPr>
              <w:t xml:space="preserve">the server </w:t>
            </w:r>
            <w:r w:rsidRPr="006C707D">
              <w:rPr>
                <w:bCs/>
                <w:sz w:val="22"/>
                <w:szCs w:val="22"/>
              </w:rPr>
              <w:t>and may raise WARNING alert when load surpasses the amount specified by the system defined parameter.</w:t>
            </w:r>
          </w:p>
        </w:tc>
        <w:tc>
          <w:tcPr>
            <w:tcW w:w="2088" w:type="dxa"/>
          </w:tcPr>
          <w:p w:rsidR="003A0748" w:rsidRPr="003A0748" w:rsidRDefault="007862DC" w:rsidP="003A0748">
            <w:pPr>
              <w:rPr>
                <w:bCs/>
                <w:sz w:val="22"/>
                <w:szCs w:val="22"/>
              </w:rPr>
            </w:pPr>
            <w:r>
              <w:rPr>
                <w:bCs/>
                <w:sz w:val="22"/>
                <w:szCs w:val="22"/>
              </w:rPr>
              <w:t>MOTECH</w:t>
            </w:r>
            <w:r w:rsidR="00C5297F">
              <w:rPr>
                <w:bCs/>
                <w:sz w:val="22"/>
                <w:szCs w:val="22"/>
              </w:rPr>
              <w:t xml:space="preserve"> Web, Reporting Web, MDS-DB, Report</w:t>
            </w:r>
            <w:r w:rsidR="00C5297F" w:rsidRPr="003A0748">
              <w:rPr>
                <w:bCs/>
                <w:sz w:val="22"/>
                <w:szCs w:val="22"/>
              </w:rPr>
              <w:t>-DB, Health</w:t>
            </w:r>
            <w:r>
              <w:rPr>
                <w:bCs/>
                <w:sz w:val="22"/>
                <w:szCs w:val="22"/>
              </w:rPr>
              <w:t xml:space="preserve"> </w:t>
            </w:r>
            <w:r w:rsidR="00C5297F" w:rsidRPr="003A0748">
              <w:rPr>
                <w:bCs/>
                <w:sz w:val="22"/>
                <w:szCs w:val="22"/>
              </w:rPr>
              <w:t>Monitoring</w:t>
            </w:r>
          </w:p>
        </w:tc>
        <w:tc>
          <w:tcPr>
            <w:tcW w:w="3037" w:type="dxa"/>
          </w:tcPr>
          <w:p w:rsidR="003A0748" w:rsidRPr="003A0748" w:rsidRDefault="008B398E" w:rsidP="003A0748">
            <w:pPr>
              <w:rPr>
                <w:bCs/>
                <w:sz w:val="22"/>
                <w:szCs w:val="22"/>
              </w:rPr>
            </w:pPr>
            <w:proofErr w:type="spellStart"/>
            <w:r w:rsidRPr="006C707D">
              <w:rPr>
                <w:bCs/>
                <w:sz w:val="22"/>
                <w:szCs w:val="22"/>
              </w:rPr>
              <w:t>check_load</w:t>
            </w:r>
            <w:proofErr w:type="spellEnd"/>
          </w:p>
        </w:tc>
      </w:tr>
      <w:tr w:rsidR="003A0748" w:rsidRPr="003A0748" w:rsidTr="003812DB">
        <w:tc>
          <w:tcPr>
            <w:tcW w:w="1438" w:type="dxa"/>
          </w:tcPr>
          <w:p w:rsidR="008B398E" w:rsidRPr="006C707D" w:rsidRDefault="008B398E" w:rsidP="006C707D">
            <w:pPr>
              <w:rPr>
                <w:bCs/>
                <w:sz w:val="22"/>
                <w:szCs w:val="22"/>
              </w:rPr>
            </w:pPr>
            <w:r w:rsidRPr="006C707D">
              <w:rPr>
                <w:bCs/>
                <w:sz w:val="22"/>
                <w:szCs w:val="22"/>
              </w:rPr>
              <w:t>Swap Usage</w:t>
            </w:r>
          </w:p>
          <w:p w:rsidR="003A0748" w:rsidRPr="003A0748" w:rsidRDefault="003A0748" w:rsidP="003A0748">
            <w:pPr>
              <w:rPr>
                <w:bCs/>
                <w:sz w:val="22"/>
                <w:szCs w:val="22"/>
              </w:rPr>
            </w:pPr>
          </w:p>
        </w:tc>
        <w:tc>
          <w:tcPr>
            <w:tcW w:w="3013" w:type="dxa"/>
          </w:tcPr>
          <w:p w:rsidR="003A0748" w:rsidRPr="003A0748" w:rsidRDefault="008B398E" w:rsidP="00C5297F">
            <w:pPr>
              <w:rPr>
                <w:bCs/>
                <w:sz w:val="22"/>
                <w:szCs w:val="22"/>
              </w:rPr>
            </w:pPr>
            <w:r>
              <w:rPr>
                <w:bCs/>
                <w:sz w:val="22"/>
                <w:szCs w:val="22"/>
              </w:rPr>
              <w:t xml:space="preserve">Swap usage </w:t>
            </w:r>
            <w:r w:rsidR="00C5297F">
              <w:rPr>
                <w:bCs/>
                <w:sz w:val="22"/>
                <w:szCs w:val="22"/>
              </w:rPr>
              <w:t>on servers</w:t>
            </w:r>
            <w:r w:rsidRPr="006C707D">
              <w:rPr>
                <w:bCs/>
                <w:sz w:val="22"/>
                <w:szCs w:val="22"/>
              </w:rPr>
              <w:t xml:space="preserve"> and may raise WARNING when swap space goes below some predefine limit</w:t>
            </w:r>
          </w:p>
        </w:tc>
        <w:tc>
          <w:tcPr>
            <w:tcW w:w="2088" w:type="dxa"/>
          </w:tcPr>
          <w:p w:rsidR="003A0748" w:rsidRPr="003A0748" w:rsidRDefault="007862DC" w:rsidP="003A0748">
            <w:pPr>
              <w:rPr>
                <w:bCs/>
                <w:sz w:val="22"/>
                <w:szCs w:val="22"/>
              </w:rPr>
            </w:pPr>
            <w:r>
              <w:rPr>
                <w:bCs/>
                <w:sz w:val="22"/>
                <w:szCs w:val="22"/>
              </w:rPr>
              <w:t>MOTECH</w:t>
            </w:r>
            <w:r w:rsidR="00C5297F">
              <w:rPr>
                <w:bCs/>
                <w:sz w:val="22"/>
                <w:szCs w:val="22"/>
              </w:rPr>
              <w:t xml:space="preserve"> Web, Reporting Web, MDS-DB, Report</w:t>
            </w:r>
            <w:r w:rsidR="00C5297F" w:rsidRPr="003A0748">
              <w:rPr>
                <w:bCs/>
                <w:sz w:val="22"/>
                <w:szCs w:val="22"/>
              </w:rPr>
              <w:t>-DB, Health</w:t>
            </w:r>
            <w:r w:rsidR="001E001E">
              <w:rPr>
                <w:bCs/>
                <w:sz w:val="22"/>
                <w:szCs w:val="22"/>
              </w:rPr>
              <w:t xml:space="preserve"> </w:t>
            </w:r>
            <w:r w:rsidR="00C5297F" w:rsidRPr="003A0748">
              <w:rPr>
                <w:bCs/>
                <w:sz w:val="22"/>
                <w:szCs w:val="22"/>
              </w:rPr>
              <w:t>Monitoring</w:t>
            </w:r>
          </w:p>
        </w:tc>
        <w:tc>
          <w:tcPr>
            <w:tcW w:w="3037" w:type="dxa"/>
          </w:tcPr>
          <w:p w:rsidR="003A0748" w:rsidRPr="003A0748" w:rsidRDefault="008B398E" w:rsidP="003A0748">
            <w:pPr>
              <w:rPr>
                <w:bCs/>
                <w:sz w:val="22"/>
                <w:szCs w:val="22"/>
              </w:rPr>
            </w:pPr>
            <w:proofErr w:type="spellStart"/>
            <w:r w:rsidRPr="006C707D">
              <w:rPr>
                <w:bCs/>
                <w:sz w:val="22"/>
                <w:szCs w:val="22"/>
              </w:rPr>
              <w:t>check_swap</w:t>
            </w:r>
            <w:proofErr w:type="spellEnd"/>
          </w:p>
        </w:tc>
      </w:tr>
      <w:tr w:rsidR="003A0748" w:rsidRPr="003A0748" w:rsidTr="003812DB">
        <w:tc>
          <w:tcPr>
            <w:tcW w:w="1438" w:type="dxa"/>
          </w:tcPr>
          <w:p w:rsidR="003A0748" w:rsidRPr="003A0748" w:rsidRDefault="008B398E" w:rsidP="003A0748">
            <w:pPr>
              <w:rPr>
                <w:bCs/>
                <w:sz w:val="22"/>
                <w:szCs w:val="22"/>
              </w:rPr>
            </w:pPr>
            <w:r>
              <w:rPr>
                <w:bCs/>
                <w:sz w:val="22"/>
                <w:szCs w:val="22"/>
              </w:rPr>
              <w:t>SSH</w:t>
            </w:r>
          </w:p>
        </w:tc>
        <w:tc>
          <w:tcPr>
            <w:tcW w:w="3013" w:type="dxa"/>
          </w:tcPr>
          <w:p w:rsidR="003A0748" w:rsidRPr="003A0748" w:rsidRDefault="00965BFB" w:rsidP="00C5297F">
            <w:pPr>
              <w:rPr>
                <w:bCs/>
                <w:sz w:val="22"/>
                <w:szCs w:val="22"/>
              </w:rPr>
            </w:pPr>
            <w:r>
              <w:rPr>
                <w:bCs/>
                <w:sz w:val="22"/>
                <w:szCs w:val="22"/>
              </w:rPr>
              <w:t>SSH service</w:t>
            </w:r>
            <w:r w:rsidR="008B398E">
              <w:rPr>
                <w:bCs/>
                <w:sz w:val="22"/>
                <w:szCs w:val="22"/>
              </w:rPr>
              <w:t xml:space="preserve"> on the server</w:t>
            </w:r>
          </w:p>
        </w:tc>
        <w:tc>
          <w:tcPr>
            <w:tcW w:w="2088" w:type="dxa"/>
          </w:tcPr>
          <w:p w:rsidR="003A0748" w:rsidRPr="003A0748" w:rsidRDefault="007862DC" w:rsidP="003A0748">
            <w:pPr>
              <w:rPr>
                <w:bCs/>
                <w:sz w:val="22"/>
                <w:szCs w:val="22"/>
              </w:rPr>
            </w:pPr>
            <w:r>
              <w:rPr>
                <w:bCs/>
                <w:sz w:val="22"/>
                <w:szCs w:val="22"/>
              </w:rPr>
              <w:t>MOTECH</w:t>
            </w:r>
            <w:r w:rsidR="00C5297F">
              <w:rPr>
                <w:bCs/>
                <w:sz w:val="22"/>
                <w:szCs w:val="22"/>
              </w:rPr>
              <w:t xml:space="preserve"> Web, Reporting Web, MDS-DB, Report</w:t>
            </w:r>
            <w:r w:rsidR="00C5297F" w:rsidRPr="003A0748">
              <w:rPr>
                <w:bCs/>
                <w:sz w:val="22"/>
                <w:szCs w:val="22"/>
              </w:rPr>
              <w:t>-DB, Health</w:t>
            </w:r>
            <w:r w:rsidR="00197387">
              <w:rPr>
                <w:bCs/>
                <w:sz w:val="22"/>
                <w:szCs w:val="22"/>
              </w:rPr>
              <w:t xml:space="preserve"> </w:t>
            </w:r>
            <w:r w:rsidR="00C5297F" w:rsidRPr="003A0748">
              <w:rPr>
                <w:bCs/>
                <w:sz w:val="22"/>
                <w:szCs w:val="22"/>
              </w:rPr>
              <w:t>Monitoring</w:t>
            </w:r>
          </w:p>
        </w:tc>
        <w:tc>
          <w:tcPr>
            <w:tcW w:w="3037" w:type="dxa"/>
          </w:tcPr>
          <w:p w:rsidR="003A0748" w:rsidRPr="003A0748" w:rsidRDefault="008B398E" w:rsidP="003A0748">
            <w:pPr>
              <w:rPr>
                <w:bCs/>
                <w:sz w:val="22"/>
                <w:szCs w:val="22"/>
              </w:rPr>
            </w:pPr>
            <w:proofErr w:type="spellStart"/>
            <w:r w:rsidRPr="006C707D">
              <w:rPr>
                <w:bCs/>
                <w:sz w:val="22"/>
                <w:szCs w:val="22"/>
              </w:rPr>
              <w:t>check_ssh</w:t>
            </w:r>
            <w:proofErr w:type="spellEnd"/>
          </w:p>
        </w:tc>
      </w:tr>
      <w:tr w:rsidR="003A0748" w:rsidRPr="003A0748" w:rsidTr="003812DB">
        <w:tc>
          <w:tcPr>
            <w:tcW w:w="1438" w:type="dxa"/>
          </w:tcPr>
          <w:p w:rsidR="008B398E" w:rsidRPr="006C707D" w:rsidRDefault="008B398E" w:rsidP="006C707D">
            <w:pPr>
              <w:rPr>
                <w:bCs/>
                <w:sz w:val="22"/>
                <w:szCs w:val="22"/>
              </w:rPr>
            </w:pPr>
            <w:r w:rsidRPr="006C707D">
              <w:rPr>
                <w:bCs/>
                <w:sz w:val="22"/>
                <w:szCs w:val="22"/>
              </w:rPr>
              <w:t>Tomcat</w:t>
            </w:r>
          </w:p>
          <w:p w:rsidR="003A0748" w:rsidRPr="003A0748" w:rsidRDefault="003A0748" w:rsidP="003A0748">
            <w:pPr>
              <w:rPr>
                <w:bCs/>
                <w:sz w:val="22"/>
                <w:szCs w:val="22"/>
              </w:rPr>
            </w:pPr>
          </w:p>
        </w:tc>
        <w:tc>
          <w:tcPr>
            <w:tcW w:w="3013" w:type="dxa"/>
          </w:tcPr>
          <w:p w:rsidR="003A0748" w:rsidRPr="003A0748" w:rsidRDefault="008B398E" w:rsidP="00C5297F">
            <w:pPr>
              <w:rPr>
                <w:bCs/>
                <w:sz w:val="22"/>
                <w:szCs w:val="22"/>
              </w:rPr>
            </w:pPr>
            <w:r w:rsidRPr="006C707D">
              <w:rPr>
                <w:bCs/>
                <w:sz w:val="22"/>
                <w:szCs w:val="22"/>
              </w:rPr>
              <w:t>T</w:t>
            </w:r>
            <w:r w:rsidR="00C5297F">
              <w:rPr>
                <w:bCs/>
                <w:sz w:val="22"/>
                <w:szCs w:val="22"/>
              </w:rPr>
              <w:t xml:space="preserve">omcat service running on </w:t>
            </w:r>
            <w:r w:rsidRPr="006C707D">
              <w:rPr>
                <w:bCs/>
                <w:sz w:val="22"/>
                <w:szCs w:val="22"/>
              </w:rPr>
              <w:t xml:space="preserve">Servers </w:t>
            </w:r>
          </w:p>
        </w:tc>
        <w:tc>
          <w:tcPr>
            <w:tcW w:w="2088" w:type="dxa"/>
          </w:tcPr>
          <w:p w:rsidR="003A0748" w:rsidRPr="003A0748" w:rsidRDefault="007862DC" w:rsidP="006C707D">
            <w:pPr>
              <w:rPr>
                <w:bCs/>
                <w:sz w:val="22"/>
                <w:szCs w:val="22"/>
              </w:rPr>
            </w:pPr>
            <w:r>
              <w:rPr>
                <w:bCs/>
                <w:sz w:val="22"/>
                <w:szCs w:val="22"/>
              </w:rPr>
              <w:t>MOTECH</w:t>
            </w:r>
            <w:r w:rsidR="00C5297F">
              <w:rPr>
                <w:bCs/>
                <w:sz w:val="22"/>
                <w:szCs w:val="22"/>
              </w:rPr>
              <w:t xml:space="preserve"> Web</w:t>
            </w:r>
          </w:p>
        </w:tc>
        <w:tc>
          <w:tcPr>
            <w:tcW w:w="3037" w:type="dxa"/>
          </w:tcPr>
          <w:p w:rsidR="003A0748" w:rsidRPr="003A0748" w:rsidRDefault="006C707D" w:rsidP="003A0748">
            <w:pPr>
              <w:rPr>
                <w:bCs/>
                <w:sz w:val="22"/>
                <w:szCs w:val="22"/>
              </w:rPr>
            </w:pPr>
            <w:r w:rsidRPr="006C707D">
              <w:rPr>
                <w:bCs/>
                <w:sz w:val="22"/>
                <w:szCs w:val="22"/>
              </w:rPr>
              <w:t>check_tomcat.pl (</w:t>
            </w:r>
            <w:hyperlink r:id="rId14" w:history="1">
              <w:r w:rsidR="00C5297F" w:rsidRPr="00F07E6A">
                <w:rPr>
                  <w:rStyle w:val="Hyperlink"/>
                  <w:bCs/>
                </w:rPr>
                <w:t>http://exchange.nagios.org/ directory/Plugins/Java-Applications-and-Servers/Apache-Tomcat/check_tomcat-2Epl/details</w:t>
              </w:r>
            </w:hyperlink>
            <w:r w:rsidRPr="006C707D">
              <w:rPr>
                <w:bCs/>
                <w:sz w:val="22"/>
                <w:szCs w:val="22"/>
              </w:rPr>
              <w:t>)</w:t>
            </w:r>
          </w:p>
        </w:tc>
      </w:tr>
      <w:tr w:rsidR="006C707D" w:rsidRPr="003A0748" w:rsidTr="003812DB">
        <w:tc>
          <w:tcPr>
            <w:tcW w:w="1438" w:type="dxa"/>
          </w:tcPr>
          <w:p w:rsidR="006C707D" w:rsidRPr="006C707D" w:rsidRDefault="00751C6A" w:rsidP="006C707D">
            <w:pPr>
              <w:rPr>
                <w:bCs/>
                <w:sz w:val="22"/>
                <w:szCs w:val="22"/>
              </w:rPr>
            </w:pPr>
            <w:proofErr w:type="spellStart"/>
            <w:r>
              <w:rPr>
                <w:bCs/>
                <w:sz w:val="22"/>
                <w:szCs w:val="22"/>
              </w:rPr>
              <w:t>MySQL</w:t>
            </w:r>
            <w:proofErr w:type="spellEnd"/>
          </w:p>
          <w:p w:rsidR="006C707D" w:rsidRPr="006C707D" w:rsidRDefault="006C707D" w:rsidP="006C707D">
            <w:pPr>
              <w:rPr>
                <w:bCs/>
                <w:sz w:val="22"/>
                <w:szCs w:val="22"/>
              </w:rPr>
            </w:pPr>
          </w:p>
        </w:tc>
        <w:tc>
          <w:tcPr>
            <w:tcW w:w="3013" w:type="dxa"/>
          </w:tcPr>
          <w:p w:rsidR="006C707D" w:rsidRPr="006C707D" w:rsidRDefault="00751C6A" w:rsidP="00C5297F">
            <w:pPr>
              <w:rPr>
                <w:bCs/>
                <w:sz w:val="22"/>
                <w:szCs w:val="22"/>
              </w:rPr>
            </w:pPr>
            <w:proofErr w:type="spellStart"/>
            <w:r>
              <w:rPr>
                <w:bCs/>
                <w:sz w:val="22"/>
                <w:szCs w:val="22"/>
              </w:rPr>
              <w:t>MySQL</w:t>
            </w:r>
            <w:proofErr w:type="spellEnd"/>
            <w:r w:rsidR="006C707D" w:rsidRPr="006C707D">
              <w:rPr>
                <w:bCs/>
                <w:sz w:val="22"/>
                <w:szCs w:val="22"/>
              </w:rPr>
              <w:t xml:space="preserve"> running on servers </w:t>
            </w:r>
          </w:p>
        </w:tc>
        <w:tc>
          <w:tcPr>
            <w:tcW w:w="2088" w:type="dxa"/>
          </w:tcPr>
          <w:p w:rsidR="006C707D" w:rsidRPr="006C707D" w:rsidRDefault="006C707D" w:rsidP="006C707D">
            <w:pPr>
              <w:rPr>
                <w:bCs/>
                <w:sz w:val="22"/>
                <w:szCs w:val="22"/>
              </w:rPr>
            </w:pPr>
            <w:r w:rsidRPr="003A0748">
              <w:rPr>
                <w:bCs/>
                <w:sz w:val="22"/>
                <w:szCs w:val="22"/>
              </w:rPr>
              <w:t>MDS-DB, Reporting-DB</w:t>
            </w:r>
          </w:p>
        </w:tc>
        <w:tc>
          <w:tcPr>
            <w:tcW w:w="3037" w:type="dxa"/>
          </w:tcPr>
          <w:p w:rsidR="006C707D" w:rsidRPr="006C707D" w:rsidRDefault="006C707D" w:rsidP="003A0748">
            <w:pPr>
              <w:rPr>
                <w:bCs/>
                <w:sz w:val="22"/>
                <w:szCs w:val="22"/>
              </w:rPr>
            </w:pPr>
            <w:proofErr w:type="spellStart"/>
            <w:r w:rsidRPr="006C707D">
              <w:rPr>
                <w:bCs/>
                <w:sz w:val="22"/>
                <w:szCs w:val="22"/>
              </w:rPr>
              <w:t>check_</w:t>
            </w:r>
            <w:r w:rsidR="00751C6A">
              <w:rPr>
                <w:bCs/>
                <w:sz w:val="22"/>
                <w:szCs w:val="22"/>
              </w:rPr>
              <w:t>MySQL</w:t>
            </w:r>
            <w:r w:rsidRPr="006C707D">
              <w:rPr>
                <w:bCs/>
                <w:sz w:val="22"/>
                <w:szCs w:val="22"/>
              </w:rPr>
              <w:t>_health</w:t>
            </w:r>
            <w:proofErr w:type="spellEnd"/>
          </w:p>
        </w:tc>
      </w:tr>
      <w:tr w:rsidR="006C707D" w:rsidRPr="003A0748" w:rsidTr="003812DB">
        <w:tc>
          <w:tcPr>
            <w:tcW w:w="1438" w:type="dxa"/>
          </w:tcPr>
          <w:p w:rsidR="006C707D" w:rsidRPr="006C707D" w:rsidRDefault="002D599B" w:rsidP="006C707D">
            <w:pPr>
              <w:rPr>
                <w:bCs/>
                <w:sz w:val="22"/>
                <w:szCs w:val="22"/>
              </w:rPr>
            </w:pPr>
            <w:proofErr w:type="spellStart"/>
            <w:r>
              <w:t>ActiveMQ</w:t>
            </w:r>
            <w:proofErr w:type="spellEnd"/>
          </w:p>
        </w:tc>
        <w:tc>
          <w:tcPr>
            <w:tcW w:w="3013" w:type="dxa"/>
          </w:tcPr>
          <w:p w:rsidR="006C707D" w:rsidRPr="006C707D" w:rsidRDefault="002D599B" w:rsidP="00C5297F">
            <w:pPr>
              <w:rPr>
                <w:bCs/>
                <w:sz w:val="22"/>
                <w:szCs w:val="22"/>
              </w:rPr>
            </w:pPr>
            <w:proofErr w:type="spellStart"/>
            <w:r>
              <w:t>ActiveMQ</w:t>
            </w:r>
            <w:proofErr w:type="spellEnd"/>
            <w:r>
              <w:t xml:space="preserve"> </w:t>
            </w:r>
            <w:r w:rsidR="006C707D" w:rsidRPr="006C707D">
              <w:rPr>
                <w:bCs/>
                <w:sz w:val="22"/>
                <w:szCs w:val="22"/>
              </w:rPr>
              <w:t>running servers</w:t>
            </w:r>
          </w:p>
        </w:tc>
        <w:tc>
          <w:tcPr>
            <w:tcW w:w="2088" w:type="dxa"/>
          </w:tcPr>
          <w:p w:rsidR="006C707D" w:rsidRPr="006C707D" w:rsidRDefault="006C707D" w:rsidP="006C707D">
            <w:pPr>
              <w:rPr>
                <w:bCs/>
                <w:sz w:val="22"/>
                <w:szCs w:val="22"/>
              </w:rPr>
            </w:pPr>
            <w:r w:rsidRPr="003A0748">
              <w:rPr>
                <w:bCs/>
                <w:sz w:val="22"/>
                <w:szCs w:val="22"/>
              </w:rPr>
              <w:t>MDS-DB</w:t>
            </w:r>
          </w:p>
        </w:tc>
        <w:tc>
          <w:tcPr>
            <w:tcW w:w="3037" w:type="dxa"/>
          </w:tcPr>
          <w:p w:rsidR="006C707D" w:rsidRPr="006C707D" w:rsidRDefault="006C707D" w:rsidP="003A0748">
            <w:pPr>
              <w:rPr>
                <w:bCs/>
                <w:sz w:val="22"/>
                <w:szCs w:val="22"/>
              </w:rPr>
            </w:pPr>
            <w:proofErr w:type="spellStart"/>
            <w:r w:rsidRPr="006C707D">
              <w:rPr>
                <w:bCs/>
                <w:sz w:val="22"/>
                <w:szCs w:val="22"/>
              </w:rPr>
              <w:t>check_activemq</w:t>
            </w:r>
            <w:proofErr w:type="spellEnd"/>
          </w:p>
        </w:tc>
      </w:tr>
      <w:tr w:rsidR="006C707D" w:rsidRPr="003A0748" w:rsidTr="003812DB">
        <w:tc>
          <w:tcPr>
            <w:tcW w:w="1438" w:type="dxa"/>
          </w:tcPr>
          <w:p w:rsidR="006C707D" w:rsidRPr="006C707D" w:rsidRDefault="006C707D" w:rsidP="006C707D">
            <w:pPr>
              <w:rPr>
                <w:bCs/>
                <w:sz w:val="22"/>
                <w:szCs w:val="22"/>
              </w:rPr>
            </w:pPr>
            <w:r w:rsidRPr="006C707D">
              <w:rPr>
                <w:bCs/>
                <w:sz w:val="22"/>
                <w:szCs w:val="22"/>
              </w:rPr>
              <w:t>Reporting tool</w:t>
            </w:r>
          </w:p>
          <w:p w:rsidR="006C707D" w:rsidRPr="006C707D" w:rsidRDefault="006C707D" w:rsidP="006C707D">
            <w:pPr>
              <w:rPr>
                <w:bCs/>
                <w:sz w:val="22"/>
                <w:szCs w:val="22"/>
              </w:rPr>
            </w:pPr>
          </w:p>
        </w:tc>
        <w:tc>
          <w:tcPr>
            <w:tcW w:w="3013" w:type="dxa"/>
          </w:tcPr>
          <w:p w:rsidR="006C707D" w:rsidRPr="006C707D" w:rsidRDefault="00C5297F" w:rsidP="00C5297F">
            <w:pPr>
              <w:rPr>
                <w:bCs/>
                <w:sz w:val="22"/>
                <w:szCs w:val="22"/>
              </w:rPr>
            </w:pPr>
            <w:r>
              <w:rPr>
                <w:bCs/>
                <w:sz w:val="22"/>
                <w:szCs w:val="22"/>
              </w:rPr>
              <w:t>R</w:t>
            </w:r>
            <w:r w:rsidR="006C707D" w:rsidRPr="006C707D">
              <w:rPr>
                <w:bCs/>
                <w:sz w:val="22"/>
                <w:szCs w:val="22"/>
              </w:rPr>
              <w:t xml:space="preserve">eporting tool </w:t>
            </w:r>
            <w:r>
              <w:rPr>
                <w:bCs/>
                <w:sz w:val="22"/>
                <w:szCs w:val="22"/>
              </w:rPr>
              <w:t>connectivity</w:t>
            </w:r>
          </w:p>
        </w:tc>
        <w:tc>
          <w:tcPr>
            <w:tcW w:w="2088" w:type="dxa"/>
          </w:tcPr>
          <w:p w:rsidR="006C707D" w:rsidRPr="006C707D" w:rsidRDefault="006C707D" w:rsidP="006C707D">
            <w:pPr>
              <w:rPr>
                <w:bCs/>
                <w:sz w:val="22"/>
                <w:szCs w:val="22"/>
              </w:rPr>
            </w:pPr>
            <w:r>
              <w:rPr>
                <w:bCs/>
                <w:sz w:val="22"/>
                <w:szCs w:val="22"/>
              </w:rPr>
              <w:t>Reporting</w:t>
            </w:r>
            <w:r w:rsidR="00C5297F">
              <w:rPr>
                <w:bCs/>
                <w:sz w:val="22"/>
                <w:szCs w:val="22"/>
              </w:rPr>
              <w:t xml:space="preserve"> Web</w:t>
            </w:r>
          </w:p>
        </w:tc>
        <w:tc>
          <w:tcPr>
            <w:tcW w:w="3037" w:type="dxa"/>
          </w:tcPr>
          <w:p w:rsidR="006C707D" w:rsidRPr="006C707D" w:rsidRDefault="006C707D" w:rsidP="003A0748">
            <w:pPr>
              <w:rPr>
                <w:bCs/>
                <w:sz w:val="22"/>
                <w:szCs w:val="22"/>
              </w:rPr>
            </w:pPr>
            <w:proofErr w:type="spellStart"/>
            <w:r w:rsidRPr="006C707D">
              <w:rPr>
                <w:bCs/>
                <w:sz w:val="22"/>
                <w:szCs w:val="22"/>
              </w:rPr>
              <w:t>plugin</w:t>
            </w:r>
            <w:proofErr w:type="spellEnd"/>
            <w:r w:rsidRPr="006C707D">
              <w:rPr>
                <w:bCs/>
                <w:sz w:val="22"/>
                <w:szCs w:val="22"/>
              </w:rPr>
              <w:t xml:space="preserve"> needs to be written for NMS system</w:t>
            </w:r>
          </w:p>
        </w:tc>
      </w:tr>
      <w:tr w:rsidR="006C707D" w:rsidRPr="003A0748" w:rsidTr="003812DB">
        <w:tc>
          <w:tcPr>
            <w:tcW w:w="1438" w:type="dxa"/>
          </w:tcPr>
          <w:p w:rsidR="006C707D" w:rsidRPr="006C707D" w:rsidRDefault="006C707D" w:rsidP="006C707D">
            <w:pPr>
              <w:rPr>
                <w:bCs/>
                <w:sz w:val="22"/>
                <w:szCs w:val="22"/>
              </w:rPr>
            </w:pPr>
            <w:r w:rsidRPr="006C707D">
              <w:rPr>
                <w:bCs/>
                <w:sz w:val="22"/>
                <w:szCs w:val="22"/>
              </w:rPr>
              <w:t>IVR system</w:t>
            </w:r>
          </w:p>
          <w:p w:rsidR="006C707D" w:rsidRPr="006C707D" w:rsidRDefault="006C707D" w:rsidP="006C707D">
            <w:pPr>
              <w:rPr>
                <w:bCs/>
                <w:sz w:val="22"/>
                <w:szCs w:val="22"/>
              </w:rPr>
            </w:pPr>
          </w:p>
        </w:tc>
        <w:tc>
          <w:tcPr>
            <w:tcW w:w="3013" w:type="dxa"/>
          </w:tcPr>
          <w:p w:rsidR="006C707D" w:rsidRPr="006C707D" w:rsidRDefault="006C707D" w:rsidP="006C707D">
            <w:pPr>
              <w:rPr>
                <w:bCs/>
                <w:sz w:val="22"/>
                <w:szCs w:val="22"/>
              </w:rPr>
            </w:pPr>
            <w:r w:rsidRPr="006C707D">
              <w:rPr>
                <w:bCs/>
                <w:sz w:val="22"/>
                <w:szCs w:val="22"/>
              </w:rPr>
              <w:t>IVR system</w:t>
            </w:r>
            <w:r>
              <w:rPr>
                <w:bCs/>
                <w:sz w:val="22"/>
                <w:szCs w:val="22"/>
              </w:rPr>
              <w:t xml:space="preserve"> connectivity</w:t>
            </w:r>
          </w:p>
        </w:tc>
        <w:tc>
          <w:tcPr>
            <w:tcW w:w="2088" w:type="dxa"/>
          </w:tcPr>
          <w:p w:rsidR="006C707D" w:rsidRPr="006C707D" w:rsidRDefault="006C707D" w:rsidP="006C707D">
            <w:pPr>
              <w:rPr>
                <w:bCs/>
                <w:sz w:val="22"/>
                <w:szCs w:val="22"/>
              </w:rPr>
            </w:pPr>
            <w:r w:rsidRPr="006C707D">
              <w:rPr>
                <w:bCs/>
                <w:sz w:val="22"/>
                <w:szCs w:val="22"/>
              </w:rPr>
              <w:t>IVR</w:t>
            </w:r>
          </w:p>
        </w:tc>
        <w:tc>
          <w:tcPr>
            <w:tcW w:w="3037" w:type="dxa"/>
          </w:tcPr>
          <w:p w:rsidR="006C707D" w:rsidRPr="006C707D" w:rsidRDefault="006C707D" w:rsidP="003A0748">
            <w:pPr>
              <w:rPr>
                <w:bCs/>
                <w:sz w:val="22"/>
                <w:szCs w:val="22"/>
              </w:rPr>
            </w:pPr>
            <w:proofErr w:type="spellStart"/>
            <w:r w:rsidRPr="006C707D">
              <w:rPr>
                <w:bCs/>
                <w:sz w:val="22"/>
                <w:szCs w:val="22"/>
              </w:rPr>
              <w:t>plugin</w:t>
            </w:r>
            <w:proofErr w:type="spellEnd"/>
            <w:r w:rsidRPr="006C707D">
              <w:rPr>
                <w:bCs/>
                <w:sz w:val="22"/>
                <w:szCs w:val="22"/>
              </w:rPr>
              <w:t xml:space="preserve"> needs to be written for NMS system</w:t>
            </w:r>
          </w:p>
        </w:tc>
      </w:tr>
      <w:tr w:rsidR="006C707D" w:rsidRPr="003A0748" w:rsidTr="003812DB">
        <w:tc>
          <w:tcPr>
            <w:tcW w:w="1438" w:type="dxa"/>
          </w:tcPr>
          <w:p w:rsidR="006C707D" w:rsidRPr="006C707D" w:rsidRDefault="006C707D" w:rsidP="006C707D">
            <w:pPr>
              <w:rPr>
                <w:bCs/>
                <w:sz w:val="22"/>
                <w:szCs w:val="22"/>
              </w:rPr>
            </w:pPr>
            <w:r w:rsidRPr="006C707D">
              <w:rPr>
                <w:bCs/>
                <w:sz w:val="22"/>
                <w:szCs w:val="22"/>
              </w:rPr>
              <w:t>IVR SMS URL</w:t>
            </w:r>
          </w:p>
          <w:p w:rsidR="006C707D" w:rsidRPr="006C707D" w:rsidRDefault="006C707D" w:rsidP="006C707D">
            <w:pPr>
              <w:rPr>
                <w:bCs/>
                <w:sz w:val="22"/>
                <w:szCs w:val="22"/>
              </w:rPr>
            </w:pPr>
          </w:p>
        </w:tc>
        <w:tc>
          <w:tcPr>
            <w:tcW w:w="3013" w:type="dxa"/>
          </w:tcPr>
          <w:p w:rsidR="006C707D" w:rsidRPr="006C707D" w:rsidRDefault="006C707D" w:rsidP="006C707D">
            <w:pPr>
              <w:rPr>
                <w:bCs/>
                <w:sz w:val="22"/>
                <w:szCs w:val="22"/>
              </w:rPr>
            </w:pPr>
            <w:r w:rsidRPr="006C707D">
              <w:rPr>
                <w:bCs/>
                <w:sz w:val="22"/>
                <w:szCs w:val="22"/>
              </w:rPr>
              <w:t>SMS URL provided by IVR system</w:t>
            </w:r>
          </w:p>
        </w:tc>
        <w:tc>
          <w:tcPr>
            <w:tcW w:w="2088" w:type="dxa"/>
          </w:tcPr>
          <w:p w:rsidR="006C707D" w:rsidRPr="006C707D" w:rsidRDefault="006C707D" w:rsidP="008022A9">
            <w:pPr>
              <w:rPr>
                <w:bCs/>
                <w:sz w:val="22"/>
                <w:szCs w:val="22"/>
              </w:rPr>
            </w:pPr>
            <w:r w:rsidRPr="006C707D">
              <w:rPr>
                <w:bCs/>
                <w:sz w:val="22"/>
                <w:szCs w:val="22"/>
              </w:rPr>
              <w:t>IVR</w:t>
            </w:r>
          </w:p>
        </w:tc>
        <w:tc>
          <w:tcPr>
            <w:tcW w:w="3037" w:type="dxa"/>
          </w:tcPr>
          <w:p w:rsidR="006C707D" w:rsidRPr="006C707D" w:rsidRDefault="006C707D" w:rsidP="008022A9">
            <w:pPr>
              <w:rPr>
                <w:bCs/>
                <w:sz w:val="22"/>
                <w:szCs w:val="22"/>
              </w:rPr>
            </w:pPr>
            <w:proofErr w:type="spellStart"/>
            <w:r w:rsidRPr="006C707D">
              <w:rPr>
                <w:bCs/>
                <w:sz w:val="22"/>
                <w:szCs w:val="22"/>
              </w:rPr>
              <w:t>plugin</w:t>
            </w:r>
            <w:proofErr w:type="spellEnd"/>
            <w:r w:rsidRPr="006C707D">
              <w:rPr>
                <w:bCs/>
                <w:sz w:val="22"/>
                <w:szCs w:val="22"/>
              </w:rPr>
              <w:t xml:space="preserve"> needs to be written for NMS system</w:t>
            </w:r>
          </w:p>
        </w:tc>
      </w:tr>
      <w:tr w:rsidR="006C707D" w:rsidRPr="003A0748" w:rsidTr="003812DB">
        <w:tc>
          <w:tcPr>
            <w:tcW w:w="1438" w:type="dxa"/>
          </w:tcPr>
          <w:p w:rsidR="006C707D" w:rsidRPr="006C707D" w:rsidRDefault="006C707D" w:rsidP="006C707D">
            <w:pPr>
              <w:rPr>
                <w:bCs/>
                <w:sz w:val="22"/>
                <w:szCs w:val="22"/>
              </w:rPr>
            </w:pPr>
            <w:r w:rsidRPr="006C707D">
              <w:rPr>
                <w:bCs/>
                <w:sz w:val="22"/>
                <w:szCs w:val="22"/>
              </w:rPr>
              <w:t>JVM stats</w:t>
            </w:r>
          </w:p>
          <w:p w:rsidR="006C707D" w:rsidRPr="006C707D" w:rsidRDefault="006C707D" w:rsidP="006C707D">
            <w:pPr>
              <w:rPr>
                <w:bCs/>
                <w:sz w:val="22"/>
                <w:szCs w:val="22"/>
              </w:rPr>
            </w:pPr>
          </w:p>
        </w:tc>
        <w:tc>
          <w:tcPr>
            <w:tcW w:w="3013" w:type="dxa"/>
          </w:tcPr>
          <w:p w:rsidR="006C707D" w:rsidRPr="006C707D" w:rsidRDefault="006C707D" w:rsidP="006C707D">
            <w:pPr>
              <w:rPr>
                <w:bCs/>
                <w:sz w:val="22"/>
                <w:szCs w:val="22"/>
              </w:rPr>
            </w:pPr>
            <w:r w:rsidRPr="006C707D">
              <w:rPr>
                <w:bCs/>
                <w:sz w:val="22"/>
                <w:szCs w:val="22"/>
              </w:rPr>
              <w:lastRenderedPageBreak/>
              <w:t xml:space="preserve">JVM stats for the JVM running </w:t>
            </w:r>
            <w:r w:rsidRPr="006C707D">
              <w:rPr>
                <w:bCs/>
                <w:sz w:val="22"/>
                <w:szCs w:val="22"/>
              </w:rPr>
              <w:lastRenderedPageBreak/>
              <w:t>on  Servers</w:t>
            </w:r>
          </w:p>
        </w:tc>
        <w:tc>
          <w:tcPr>
            <w:tcW w:w="2088" w:type="dxa"/>
          </w:tcPr>
          <w:p w:rsidR="006C707D" w:rsidRPr="006C707D" w:rsidRDefault="007862DC" w:rsidP="006C707D">
            <w:pPr>
              <w:rPr>
                <w:bCs/>
                <w:sz w:val="22"/>
                <w:szCs w:val="22"/>
              </w:rPr>
            </w:pPr>
            <w:r>
              <w:rPr>
                <w:bCs/>
                <w:sz w:val="22"/>
                <w:szCs w:val="22"/>
              </w:rPr>
              <w:lastRenderedPageBreak/>
              <w:t>MOTECH</w:t>
            </w:r>
            <w:r w:rsidR="00C5297F">
              <w:rPr>
                <w:bCs/>
                <w:sz w:val="22"/>
                <w:szCs w:val="22"/>
              </w:rPr>
              <w:t xml:space="preserve"> Web</w:t>
            </w:r>
            <w:r w:rsidR="006C707D">
              <w:rPr>
                <w:bCs/>
                <w:sz w:val="22"/>
                <w:szCs w:val="22"/>
              </w:rPr>
              <w:t xml:space="preserve">, </w:t>
            </w:r>
            <w:r w:rsidR="006C707D">
              <w:rPr>
                <w:bCs/>
                <w:sz w:val="22"/>
                <w:szCs w:val="22"/>
              </w:rPr>
              <w:lastRenderedPageBreak/>
              <w:t>Reporting</w:t>
            </w:r>
            <w:r w:rsidR="00C5297F">
              <w:rPr>
                <w:bCs/>
                <w:sz w:val="22"/>
                <w:szCs w:val="22"/>
              </w:rPr>
              <w:t xml:space="preserve"> Web</w:t>
            </w:r>
          </w:p>
        </w:tc>
        <w:tc>
          <w:tcPr>
            <w:tcW w:w="3037" w:type="dxa"/>
          </w:tcPr>
          <w:p w:rsidR="006C707D" w:rsidRPr="006C707D" w:rsidRDefault="006C707D" w:rsidP="008022A9">
            <w:pPr>
              <w:rPr>
                <w:bCs/>
                <w:sz w:val="22"/>
                <w:szCs w:val="22"/>
              </w:rPr>
            </w:pPr>
            <w:proofErr w:type="spellStart"/>
            <w:r w:rsidRPr="006C707D">
              <w:rPr>
                <w:bCs/>
                <w:sz w:val="22"/>
                <w:szCs w:val="22"/>
              </w:rPr>
              <w:lastRenderedPageBreak/>
              <w:t>JvmInspector</w:t>
            </w:r>
            <w:proofErr w:type="spellEnd"/>
            <w:r w:rsidRPr="006C707D">
              <w:rPr>
                <w:bCs/>
                <w:sz w:val="22"/>
                <w:szCs w:val="22"/>
              </w:rPr>
              <w:t xml:space="preserve"> is standalone </w:t>
            </w:r>
            <w:r w:rsidRPr="006C707D">
              <w:rPr>
                <w:bCs/>
                <w:sz w:val="22"/>
                <w:szCs w:val="22"/>
              </w:rPr>
              <w:lastRenderedPageBreak/>
              <w:t xml:space="preserve">tool + </w:t>
            </w:r>
            <w:proofErr w:type="spellStart"/>
            <w:r w:rsidRPr="006C707D">
              <w:rPr>
                <w:bCs/>
                <w:sz w:val="22"/>
                <w:szCs w:val="22"/>
              </w:rPr>
              <w:t>Nagios</w:t>
            </w:r>
            <w:proofErr w:type="spellEnd"/>
            <w:r w:rsidRPr="006C707D">
              <w:rPr>
                <w:bCs/>
                <w:sz w:val="22"/>
                <w:szCs w:val="22"/>
              </w:rPr>
              <w:t xml:space="preserve"> wrapper </w:t>
            </w:r>
            <w:proofErr w:type="spellStart"/>
            <w:r w:rsidRPr="006C707D">
              <w:rPr>
                <w:bCs/>
                <w:sz w:val="22"/>
                <w:szCs w:val="22"/>
              </w:rPr>
              <w:t>plugin</w:t>
            </w:r>
            <w:proofErr w:type="spellEnd"/>
            <w:r w:rsidRPr="006C707D">
              <w:rPr>
                <w:bCs/>
                <w:sz w:val="22"/>
                <w:szCs w:val="22"/>
              </w:rPr>
              <w:t xml:space="preserve"> (</w:t>
            </w:r>
            <w:proofErr w:type="spellStart"/>
            <w:r w:rsidRPr="006C707D">
              <w:rPr>
                <w:bCs/>
                <w:sz w:val="22"/>
                <w:szCs w:val="22"/>
              </w:rPr>
              <w:t>check_jvm</w:t>
            </w:r>
            <w:proofErr w:type="spellEnd"/>
            <w:r w:rsidRPr="006C707D">
              <w:rPr>
                <w:bCs/>
                <w:sz w:val="22"/>
                <w:szCs w:val="22"/>
              </w:rPr>
              <w:t>)</w:t>
            </w:r>
          </w:p>
        </w:tc>
      </w:tr>
      <w:tr w:rsidR="003812DB" w:rsidRPr="003A0748" w:rsidTr="003812DB">
        <w:tc>
          <w:tcPr>
            <w:tcW w:w="1438" w:type="dxa"/>
          </w:tcPr>
          <w:p w:rsidR="003812DB" w:rsidRPr="006C707D" w:rsidRDefault="003812DB" w:rsidP="006C707D">
            <w:pPr>
              <w:rPr>
                <w:bCs/>
              </w:rPr>
            </w:pPr>
            <w:r>
              <w:rPr>
                <w:bCs/>
              </w:rPr>
              <w:lastRenderedPageBreak/>
              <w:t>KK Service</w:t>
            </w:r>
          </w:p>
        </w:tc>
        <w:tc>
          <w:tcPr>
            <w:tcW w:w="3013" w:type="dxa"/>
          </w:tcPr>
          <w:p w:rsidR="003812DB" w:rsidRPr="006C707D" w:rsidRDefault="003812DB" w:rsidP="006C707D">
            <w:pPr>
              <w:rPr>
                <w:bCs/>
              </w:rPr>
            </w:pPr>
            <w:proofErr w:type="spellStart"/>
            <w:r>
              <w:rPr>
                <w:bCs/>
              </w:rPr>
              <w:t>Kilkari</w:t>
            </w:r>
            <w:proofErr w:type="spellEnd"/>
            <w:r>
              <w:rPr>
                <w:bCs/>
              </w:rPr>
              <w:t xml:space="preserve"> service running on </w:t>
            </w:r>
            <w:proofErr w:type="spellStart"/>
            <w:r>
              <w:rPr>
                <w:bCs/>
              </w:rPr>
              <w:t>Motech</w:t>
            </w:r>
            <w:proofErr w:type="spellEnd"/>
            <w:r>
              <w:rPr>
                <w:bCs/>
              </w:rPr>
              <w:t xml:space="preserve"> platform</w:t>
            </w:r>
          </w:p>
        </w:tc>
        <w:tc>
          <w:tcPr>
            <w:tcW w:w="2088" w:type="dxa"/>
          </w:tcPr>
          <w:p w:rsidR="003812DB" w:rsidRDefault="003812DB" w:rsidP="006C707D">
            <w:pPr>
              <w:rPr>
                <w:bCs/>
              </w:rPr>
            </w:pPr>
            <w:r>
              <w:rPr>
                <w:bCs/>
                <w:sz w:val="22"/>
                <w:szCs w:val="22"/>
              </w:rPr>
              <w:t>MOTECH Web</w:t>
            </w:r>
          </w:p>
        </w:tc>
        <w:tc>
          <w:tcPr>
            <w:tcW w:w="3037" w:type="dxa"/>
          </w:tcPr>
          <w:p w:rsidR="003812DB" w:rsidRPr="006C707D" w:rsidRDefault="003812DB" w:rsidP="008022A9">
            <w:pPr>
              <w:rPr>
                <w:bCs/>
              </w:rPr>
            </w:pPr>
            <w:r>
              <w:rPr>
                <w:bCs/>
              </w:rPr>
              <w:t>GF to provide URL</w:t>
            </w:r>
          </w:p>
        </w:tc>
      </w:tr>
      <w:tr w:rsidR="003812DB" w:rsidRPr="003A0748" w:rsidTr="003812DB">
        <w:tc>
          <w:tcPr>
            <w:tcW w:w="1438" w:type="dxa"/>
          </w:tcPr>
          <w:p w:rsidR="003812DB" w:rsidRPr="006C707D" w:rsidRDefault="003812DB" w:rsidP="00925198">
            <w:pPr>
              <w:rPr>
                <w:bCs/>
              </w:rPr>
            </w:pPr>
            <w:r>
              <w:rPr>
                <w:bCs/>
              </w:rPr>
              <w:t>MK Service</w:t>
            </w:r>
          </w:p>
        </w:tc>
        <w:tc>
          <w:tcPr>
            <w:tcW w:w="3013" w:type="dxa"/>
          </w:tcPr>
          <w:p w:rsidR="003812DB" w:rsidRPr="006C707D" w:rsidRDefault="003812DB" w:rsidP="00925198">
            <w:pPr>
              <w:rPr>
                <w:bCs/>
              </w:rPr>
            </w:pPr>
            <w:r>
              <w:rPr>
                <w:bCs/>
              </w:rPr>
              <w:t xml:space="preserve">Mobile </w:t>
            </w:r>
            <w:proofErr w:type="spellStart"/>
            <w:r>
              <w:rPr>
                <w:bCs/>
              </w:rPr>
              <w:t>Kunji</w:t>
            </w:r>
            <w:proofErr w:type="spellEnd"/>
            <w:r>
              <w:rPr>
                <w:bCs/>
              </w:rPr>
              <w:t xml:space="preserve"> service running on </w:t>
            </w:r>
            <w:proofErr w:type="spellStart"/>
            <w:r>
              <w:rPr>
                <w:bCs/>
              </w:rPr>
              <w:t>Motech</w:t>
            </w:r>
            <w:proofErr w:type="spellEnd"/>
            <w:r>
              <w:rPr>
                <w:bCs/>
              </w:rPr>
              <w:t xml:space="preserve"> platform</w:t>
            </w:r>
          </w:p>
        </w:tc>
        <w:tc>
          <w:tcPr>
            <w:tcW w:w="2088" w:type="dxa"/>
          </w:tcPr>
          <w:p w:rsidR="003812DB" w:rsidRDefault="003812DB" w:rsidP="00925198">
            <w:pPr>
              <w:rPr>
                <w:bCs/>
              </w:rPr>
            </w:pPr>
            <w:r>
              <w:rPr>
                <w:bCs/>
                <w:sz w:val="22"/>
                <w:szCs w:val="22"/>
              </w:rPr>
              <w:t>MOTECH Web</w:t>
            </w:r>
          </w:p>
        </w:tc>
        <w:tc>
          <w:tcPr>
            <w:tcW w:w="3037" w:type="dxa"/>
          </w:tcPr>
          <w:p w:rsidR="003812DB" w:rsidRPr="006C707D" w:rsidRDefault="003812DB" w:rsidP="00925198">
            <w:pPr>
              <w:rPr>
                <w:bCs/>
              </w:rPr>
            </w:pPr>
            <w:r>
              <w:rPr>
                <w:bCs/>
              </w:rPr>
              <w:t>GF to provide URL</w:t>
            </w:r>
          </w:p>
        </w:tc>
      </w:tr>
      <w:tr w:rsidR="003812DB" w:rsidRPr="003A0748" w:rsidTr="003812DB">
        <w:tc>
          <w:tcPr>
            <w:tcW w:w="1438" w:type="dxa"/>
          </w:tcPr>
          <w:p w:rsidR="003812DB" w:rsidRPr="006C707D" w:rsidRDefault="003812DB" w:rsidP="00925198">
            <w:pPr>
              <w:rPr>
                <w:bCs/>
              </w:rPr>
            </w:pPr>
            <w:r>
              <w:rPr>
                <w:bCs/>
              </w:rPr>
              <w:t>MA Service</w:t>
            </w:r>
          </w:p>
        </w:tc>
        <w:tc>
          <w:tcPr>
            <w:tcW w:w="3013" w:type="dxa"/>
          </w:tcPr>
          <w:p w:rsidR="003812DB" w:rsidRPr="006C707D" w:rsidRDefault="003812DB" w:rsidP="00925198">
            <w:pPr>
              <w:rPr>
                <w:bCs/>
              </w:rPr>
            </w:pPr>
            <w:r>
              <w:rPr>
                <w:bCs/>
              </w:rPr>
              <w:t xml:space="preserve">Mobile Academy  service running on </w:t>
            </w:r>
            <w:proofErr w:type="spellStart"/>
            <w:r>
              <w:rPr>
                <w:bCs/>
              </w:rPr>
              <w:t>Motech</w:t>
            </w:r>
            <w:proofErr w:type="spellEnd"/>
            <w:r>
              <w:rPr>
                <w:bCs/>
              </w:rPr>
              <w:t xml:space="preserve"> platform</w:t>
            </w:r>
          </w:p>
        </w:tc>
        <w:tc>
          <w:tcPr>
            <w:tcW w:w="2088" w:type="dxa"/>
          </w:tcPr>
          <w:p w:rsidR="003812DB" w:rsidRDefault="003812DB" w:rsidP="00925198">
            <w:pPr>
              <w:rPr>
                <w:bCs/>
              </w:rPr>
            </w:pPr>
            <w:r>
              <w:rPr>
                <w:bCs/>
                <w:sz w:val="22"/>
                <w:szCs w:val="22"/>
              </w:rPr>
              <w:t>MOTECH Web</w:t>
            </w:r>
          </w:p>
        </w:tc>
        <w:tc>
          <w:tcPr>
            <w:tcW w:w="3037" w:type="dxa"/>
          </w:tcPr>
          <w:p w:rsidR="003812DB" w:rsidRPr="006C707D" w:rsidRDefault="003812DB" w:rsidP="00925198">
            <w:pPr>
              <w:rPr>
                <w:bCs/>
              </w:rPr>
            </w:pPr>
            <w:r>
              <w:rPr>
                <w:bCs/>
              </w:rPr>
              <w:t>GF to provide URL</w:t>
            </w:r>
          </w:p>
        </w:tc>
      </w:tr>
    </w:tbl>
    <w:p w:rsidR="00712E9E" w:rsidRDefault="00712E9E" w:rsidP="00712E9E"/>
    <w:p w:rsidR="00712E9E" w:rsidRPr="00CE6E12" w:rsidRDefault="00712E9E" w:rsidP="00C5297F">
      <w:pPr>
        <w:pStyle w:val="Heading2"/>
        <w:numPr>
          <w:ilvl w:val="1"/>
          <w:numId w:val="25"/>
        </w:numPr>
        <w:ind w:left="720"/>
      </w:pPr>
      <w:bookmarkStart w:id="43" w:name="_Toc418777764"/>
      <w:bookmarkStart w:id="44" w:name="_Toc421310716"/>
      <w:r>
        <w:t>Monitoring User</w:t>
      </w:r>
      <w:bookmarkEnd w:id="43"/>
      <w:bookmarkEnd w:id="44"/>
    </w:p>
    <w:p w:rsidR="002261D1" w:rsidRDefault="002261D1" w:rsidP="000D63CE">
      <w:r>
        <w:t xml:space="preserve">Monitoring users shall be created in </w:t>
      </w:r>
      <w:proofErr w:type="spellStart"/>
      <w:r>
        <w:t>Nagios</w:t>
      </w:r>
      <w:proofErr w:type="spellEnd"/>
      <w:r>
        <w:t xml:space="preserve"> Monitoring tool for sending email/</w:t>
      </w:r>
      <w:proofErr w:type="spellStart"/>
      <w:r>
        <w:t>sms</w:t>
      </w:r>
      <w:proofErr w:type="spellEnd"/>
      <w:r>
        <w:t xml:space="preserve"> in case of faults/alarms. NMS system shall maintain group of monitoring users. Any new user shall be added to this group through deployment script.</w:t>
      </w:r>
    </w:p>
    <w:p w:rsidR="00815B18" w:rsidRDefault="00815B18" w:rsidP="00712E9E">
      <w:pPr>
        <w:pStyle w:val="Heading2"/>
      </w:pPr>
    </w:p>
    <w:p w:rsidR="00000000" w:rsidRDefault="00533776"/>
    <w:p w:rsidR="00000000" w:rsidRDefault="00533776"/>
    <w:p w:rsidR="00000000" w:rsidRDefault="00533776"/>
    <w:p w:rsidR="00000000" w:rsidRDefault="00533776"/>
    <w:p w:rsidR="0088088D" w:rsidRDefault="0088088D" w:rsidP="0088088D">
      <w:pPr>
        <w:pStyle w:val="Heading1"/>
        <w:numPr>
          <w:ilvl w:val="0"/>
          <w:numId w:val="25"/>
        </w:numPr>
        <w:ind w:left="360"/>
      </w:pPr>
      <w:bookmarkStart w:id="45" w:name="_Toc419804083"/>
      <w:bookmarkStart w:id="46" w:name="_Toc421310717"/>
      <w:r>
        <w:t>Appendix</w:t>
      </w:r>
      <w:bookmarkEnd w:id="45"/>
      <w:bookmarkEnd w:id="46"/>
    </w:p>
    <w:p w:rsidR="0088088D" w:rsidRDefault="0088088D" w:rsidP="0088088D"/>
    <w:p w:rsidR="0088088D" w:rsidRDefault="0088088D" w:rsidP="0088088D">
      <w:pPr>
        <w:pStyle w:val="Heading2"/>
        <w:numPr>
          <w:ilvl w:val="1"/>
          <w:numId w:val="25"/>
        </w:numPr>
        <w:ind w:left="720"/>
      </w:pPr>
      <w:bookmarkStart w:id="47" w:name="_Toc419804084"/>
      <w:bookmarkStart w:id="48" w:name="_Toc421310718"/>
      <w:proofErr w:type="spellStart"/>
      <w:r>
        <w:t>Nagios</w:t>
      </w:r>
      <w:proofErr w:type="spellEnd"/>
      <w:r>
        <w:t xml:space="preserve"> POC</w:t>
      </w:r>
      <w:bookmarkEnd w:id="47"/>
      <w:bookmarkEnd w:id="48"/>
    </w:p>
    <w:p w:rsidR="0088088D" w:rsidRDefault="0088088D" w:rsidP="0088088D">
      <w:proofErr w:type="spellStart"/>
      <w:r>
        <w:t>Nagios</w:t>
      </w:r>
      <w:proofErr w:type="spellEnd"/>
      <w:r>
        <w:t xml:space="preserve"> tool has been configured to monitor local and remote system as a POC.</w:t>
      </w:r>
    </w:p>
    <w:p w:rsidR="0088088D" w:rsidRDefault="00CA4187" w:rsidP="0088088D">
      <w:r>
        <w:t>Following snapshot have</w:t>
      </w:r>
      <w:r w:rsidR="0088088D">
        <w:t xml:space="preserve"> been captured to demonstrate the tool for monitoring services running on local and remote server machines.</w:t>
      </w:r>
    </w:p>
    <w:p w:rsidR="0088088D" w:rsidRDefault="0088088D" w:rsidP="0088088D">
      <w:pPr>
        <w:pStyle w:val="Heading2"/>
        <w:numPr>
          <w:ilvl w:val="2"/>
          <w:numId w:val="25"/>
        </w:numPr>
      </w:pPr>
      <w:bookmarkStart w:id="49" w:name="_Toc419804085"/>
      <w:bookmarkStart w:id="50" w:name="_Toc421310719"/>
      <w:r w:rsidRPr="00CF1763">
        <w:lastRenderedPageBreak/>
        <w:t xml:space="preserve">Hosts Status Details </w:t>
      </w:r>
      <w:proofErr w:type="gramStart"/>
      <w:r w:rsidRPr="00CF1763">
        <w:t>For</w:t>
      </w:r>
      <w:proofErr w:type="gramEnd"/>
      <w:r w:rsidRPr="00CF1763">
        <w:t xml:space="preserve"> all Host Groups</w:t>
      </w:r>
      <w:bookmarkEnd w:id="49"/>
      <w:bookmarkEnd w:id="50"/>
    </w:p>
    <w:p w:rsidR="0088088D" w:rsidRPr="00CF1763" w:rsidRDefault="00533776" w:rsidP="0088088D">
      <w:r>
        <w:rPr>
          <w:noProof/>
        </w:rPr>
        <w:drawing>
          <wp:inline distT="0" distB="0" distL="0" distR="0">
            <wp:extent cx="5943600" cy="3305494"/>
            <wp:effectExtent l="19050" t="0" r="0" b="0"/>
            <wp:docPr id="18" name="Picture 3" descr="h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s.png"/>
                    <pic:cNvPicPr/>
                  </pic:nvPicPr>
                  <pic:blipFill>
                    <a:blip r:embed="rId15" cstate="print"/>
                    <a:stretch>
                      <a:fillRect/>
                    </a:stretch>
                  </pic:blipFill>
                  <pic:spPr>
                    <a:xfrm>
                      <a:off x="0" y="0"/>
                      <a:ext cx="5943600" cy="3305494"/>
                    </a:xfrm>
                    <a:prstGeom prst="rect">
                      <a:avLst/>
                    </a:prstGeom>
                  </pic:spPr>
                </pic:pic>
              </a:graphicData>
            </a:graphic>
          </wp:inline>
        </w:drawing>
      </w:r>
    </w:p>
    <w:p w:rsidR="0088088D" w:rsidRPr="00CF1763" w:rsidRDefault="0088088D" w:rsidP="0088088D">
      <w:pPr>
        <w:pStyle w:val="Heading2"/>
        <w:numPr>
          <w:ilvl w:val="2"/>
          <w:numId w:val="25"/>
        </w:numPr>
      </w:pPr>
      <w:bookmarkStart w:id="51" w:name="_Toc419804086"/>
      <w:bookmarkStart w:id="52" w:name="_Toc421310720"/>
      <w:r w:rsidRPr="00CF1763">
        <w:t xml:space="preserve">Service Status Details </w:t>
      </w:r>
      <w:proofErr w:type="gramStart"/>
      <w:r w:rsidRPr="00CF1763">
        <w:t>For</w:t>
      </w:r>
      <w:proofErr w:type="gramEnd"/>
      <w:r w:rsidRPr="00CF1763">
        <w:t xml:space="preserve"> all Hosts</w:t>
      </w:r>
      <w:bookmarkEnd w:id="51"/>
      <w:bookmarkEnd w:id="52"/>
    </w:p>
    <w:p w:rsidR="0088088D" w:rsidRPr="00CF1763" w:rsidRDefault="00533776" w:rsidP="0088088D">
      <w:r>
        <w:rPr>
          <w:noProof/>
        </w:rPr>
        <w:drawing>
          <wp:inline distT="0" distB="0" distL="0" distR="0">
            <wp:extent cx="5935206" cy="3646967"/>
            <wp:effectExtent l="19050" t="0" r="8394" b="0"/>
            <wp:docPr id="19" name="Picture 9"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6" cstate="print"/>
                    <a:stretch>
                      <a:fillRect/>
                    </a:stretch>
                  </pic:blipFill>
                  <pic:spPr>
                    <a:xfrm>
                      <a:off x="0" y="0"/>
                      <a:ext cx="5943600" cy="3652125"/>
                    </a:xfrm>
                    <a:prstGeom prst="rect">
                      <a:avLst/>
                    </a:prstGeom>
                  </pic:spPr>
                </pic:pic>
              </a:graphicData>
            </a:graphic>
          </wp:inline>
        </w:drawing>
      </w:r>
    </w:p>
    <w:p w:rsidR="0088088D" w:rsidRDefault="0088088D" w:rsidP="0088088D"/>
    <w:p w:rsidR="0088088D" w:rsidRPr="00CF1763" w:rsidRDefault="0088088D" w:rsidP="0088088D">
      <w:pPr>
        <w:pStyle w:val="Heading2"/>
        <w:numPr>
          <w:ilvl w:val="2"/>
          <w:numId w:val="25"/>
        </w:numPr>
      </w:pPr>
      <w:bookmarkStart w:id="53" w:name="_Toc419804087"/>
      <w:bookmarkStart w:id="54" w:name="_Toc421310721"/>
      <w:r w:rsidRPr="00CF1763">
        <w:lastRenderedPageBreak/>
        <w:t>Service Overview for all Host Groups</w:t>
      </w:r>
      <w:bookmarkEnd w:id="53"/>
      <w:bookmarkEnd w:id="54"/>
    </w:p>
    <w:p w:rsidR="0088088D" w:rsidRDefault="00533776" w:rsidP="0088088D">
      <w:r>
        <w:rPr>
          <w:noProof/>
        </w:rPr>
        <w:drawing>
          <wp:inline distT="0" distB="0" distL="0" distR="0">
            <wp:extent cx="3681080" cy="2073348"/>
            <wp:effectExtent l="19050" t="0" r="0" b="0"/>
            <wp:docPr id="20" name="Picture 12" desc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png"/>
                    <pic:cNvPicPr/>
                  </pic:nvPicPr>
                  <pic:blipFill>
                    <a:blip r:embed="rId17" cstate="print"/>
                    <a:stretch>
                      <a:fillRect/>
                    </a:stretch>
                  </pic:blipFill>
                  <pic:spPr>
                    <a:xfrm>
                      <a:off x="0" y="0"/>
                      <a:ext cx="3685715" cy="2075959"/>
                    </a:xfrm>
                    <a:prstGeom prst="rect">
                      <a:avLst/>
                    </a:prstGeom>
                  </pic:spPr>
                </pic:pic>
              </a:graphicData>
            </a:graphic>
          </wp:inline>
        </w:drawing>
      </w:r>
    </w:p>
    <w:p w:rsidR="0088088D" w:rsidRDefault="0088088D" w:rsidP="0088088D">
      <w:pPr>
        <w:pStyle w:val="Heading2"/>
        <w:numPr>
          <w:ilvl w:val="3"/>
          <w:numId w:val="25"/>
        </w:numPr>
      </w:pPr>
      <w:bookmarkStart w:id="55" w:name="_Toc419804088"/>
      <w:bookmarkStart w:id="56" w:name="_Toc421310722"/>
      <w:r w:rsidRPr="00CF1763">
        <w:t>Tomcat</w:t>
      </w:r>
      <w:bookmarkEnd w:id="55"/>
      <w:bookmarkEnd w:id="56"/>
    </w:p>
    <w:p w:rsidR="0088088D" w:rsidRPr="00CF1763" w:rsidRDefault="0088088D" w:rsidP="0088088D">
      <w:pPr>
        <w:pStyle w:val="ListParagraph"/>
        <w:autoSpaceDE w:val="0"/>
        <w:autoSpaceDN w:val="0"/>
        <w:adjustRightInd w:val="0"/>
        <w:spacing w:after="0" w:line="240" w:lineRule="auto"/>
      </w:pPr>
      <w:r w:rsidRPr="00CF1763">
        <w:rPr>
          <w:b/>
        </w:rPr>
        <w:t>Command</w:t>
      </w:r>
      <w:r w:rsidRPr="00CF1763">
        <w:t>:</w:t>
      </w:r>
    </w:p>
    <w:p w:rsidR="0088088D" w:rsidRPr="00CF1763" w:rsidRDefault="0088088D" w:rsidP="0088088D">
      <w:pPr>
        <w:pStyle w:val="ListParagraph"/>
        <w:autoSpaceDE w:val="0"/>
        <w:autoSpaceDN w:val="0"/>
        <w:adjustRightInd w:val="0"/>
        <w:spacing w:after="0" w:line="240" w:lineRule="auto"/>
      </w:pPr>
      <w:r w:rsidRPr="00CF1763">
        <w:t>command[</w:t>
      </w:r>
      <w:proofErr w:type="spellStart"/>
      <w:r w:rsidRPr="00CF1763">
        <w:t>check_tomcat</w:t>
      </w:r>
      <w:proofErr w:type="spellEnd"/>
      <w:r w:rsidRPr="00CF1763">
        <w:t>]=/</w:t>
      </w:r>
      <w:proofErr w:type="spellStart"/>
      <w:r w:rsidRPr="00CF1763">
        <w:t>usr</w:t>
      </w:r>
      <w:proofErr w:type="spellEnd"/>
      <w:r w:rsidRPr="00CF1763">
        <w:t>/lib/</w:t>
      </w:r>
      <w:proofErr w:type="spellStart"/>
      <w:r w:rsidRPr="00CF1763">
        <w:t>nagios</w:t>
      </w:r>
      <w:proofErr w:type="spellEnd"/>
      <w:r w:rsidRPr="00CF1763">
        <w:t>/</w:t>
      </w:r>
      <w:proofErr w:type="spellStart"/>
      <w:r w:rsidRPr="00CF1763">
        <w:t>plugins</w:t>
      </w:r>
      <w:proofErr w:type="spellEnd"/>
      <w:r w:rsidRPr="00CF1763">
        <w:t>/check_</w:t>
      </w:r>
      <w:proofErr w:type="gramStart"/>
      <w:r w:rsidRPr="00CF1763">
        <w:t>tomcat.pl  -</w:t>
      </w:r>
      <w:proofErr w:type="gramEnd"/>
      <w:r w:rsidRPr="00CF1763">
        <w:t>p8080 -l*</w:t>
      </w:r>
      <w:proofErr w:type="spellStart"/>
      <w:r w:rsidRPr="00CF1763">
        <w:t>abhishek</w:t>
      </w:r>
      <w:proofErr w:type="spellEnd"/>
      <w:r w:rsidRPr="00CF1763">
        <w:t>* -a*</w:t>
      </w:r>
      <w:proofErr w:type="spellStart"/>
      <w:r w:rsidRPr="00CF1763">
        <w:t>abhishek</w:t>
      </w:r>
      <w:proofErr w:type="spellEnd"/>
      <w:r w:rsidRPr="00CF1763">
        <w:t>* -w20 -c20</w:t>
      </w:r>
    </w:p>
    <w:p w:rsidR="0088088D" w:rsidRPr="00CF1763" w:rsidRDefault="0088088D" w:rsidP="0088088D">
      <w:pPr>
        <w:pStyle w:val="ListParagraph"/>
        <w:autoSpaceDE w:val="0"/>
        <w:autoSpaceDN w:val="0"/>
        <w:adjustRightInd w:val="0"/>
        <w:spacing w:after="0" w:line="240" w:lineRule="auto"/>
      </w:pPr>
    </w:p>
    <w:p w:rsidR="0088088D" w:rsidRPr="00CF1763" w:rsidRDefault="0088088D" w:rsidP="0088088D">
      <w:pPr>
        <w:pStyle w:val="ListParagraph"/>
        <w:autoSpaceDE w:val="0"/>
        <w:autoSpaceDN w:val="0"/>
        <w:adjustRightInd w:val="0"/>
        <w:spacing w:after="0" w:line="240" w:lineRule="auto"/>
      </w:pPr>
      <w:r w:rsidRPr="00CF1763">
        <w:rPr>
          <w:b/>
        </w:rPr>
        <w:t>Purpose</w:t>
      </w:r>
      <w:r w:rsidRPr="00CF1763">
        <w:t>:</w:t>
      </w:r>
    </w:p>
    <w:p w:rsidR="0088088D" w:rsidRPr="00CF1763" w:rsidRDefault="0088088D" w:rsidP="0088088D">
      <w:pPr>
        <w:pStyle w:val="ListParagraph"/>
        <w:autoSpaceDE w:val="0"/>
        <w:autoSpaceDN w:val="0"/>
        <w:adjustRightInd w:val="0"/>
        <w:spacing w:after="0" w:line="240" w:lineRule="auto"/>
      </w:pPr>
      <w:r w:rsidRPr="00CF1763">
        <w:t>This probe checks to see if Tomcat server is running on remote server. It issues CRITICAL alert when it is down.</w:t>
      </w:r>
    </w:p>
    <w:p w:rsidR="0088088D" w:rsidRPr="00CF1763" w:rsidRDefault="0088088D" w:rsidP="0088088D">
      <w:pPr>
        <w:pStyle w:val="ListParagraph"/>
        <w:autoSpaceDE w:val="0"/>
        <w:autoSpaceDN w:val="0"/>
        <w:adjustRightInd w:val="0"/>
        <w:spacing w:after="0" w:line="240" w:lineRule="auto"/>
      </w:pPr>
      <w:r w:rsidRPr="00CF1763">
        <w:t xml:space="preserve">This service is in System </w:t>
      </w:r>
      <w:proofErr w:type="spellStart"/>
      <w:r w:rsidRPr="00CF1763">
        <w:t>servicegroup</w:t>
      </w:r>
      <w:proofErr w:type="spellEnd"/>
      <w:r w:rsidRPr="00CF1763">
        <w:t xml:space="preserve">. And the host group </w:t>
      </w:r>
      <w:proofErr w:type="gramStart"/>
      <w:r w:rsidRPr="00CF1763">
        <w:t>name  is</w:t>
      </w:r>
      <w:proofErr w:type="gramEnd"/>
      <w:r w:rsidRPr="00CF1763">
        <w:t xml:space="preserve"> </w:t>
      </w:r>
      <w:proofErr w:type="spellStart"/>
      <w:r w:rsidRPr="00CF1763">
        <w:t>linux</w:t>
      </w:r>
      <w:proofErr w:type="spellEnd"/>
      <w:r w:rsidRPr="00CF1763">
        <w:t>-servers.</w:t>
      </w:r>
    </w:p>
    <w:p w:rsidR="0088088D" w:rsidRPr="00CF1763" w:rsidRDefault="0088088D" w:rsidP="0088088D">
      <w:pPr>
        <w:pStyle w:val="ListParagraph"/>
        <w:autoSpaceDE w:val="0"/>
        <w:autoSpaceDN w:val="0"/>
        <w:adjustRightInd w:val="0"/>
        <w:spacing w:after="0" w:line="240" w:lineRule="auto"/>
      </w:pPr>
    </w:p>
    <w:p w:rsidR="0088088D" w:rsidRDefault="0088088D" w:rsidP="0088088D">
      <w:pPr>
        <w:pStyle w:val="ListParagraph"/>
        <w:autoSpaceDE w:val="0"/>
        <w:autoSpaceDN w:val="0"/>
        <w:adjustRightInd w:val="0"/>
        <w:spacing w:after="0" w:line="240" w:lineRule="auto"/>
      </w:pPr>
      <w:r w:rsidRPr="00CF1763">
        <w:rPr>
          <w:b/>
        </w:rPr>
        <w:t>Screenshot</w:t>
      </w:r>
      <w:r w:rsidRPr="00CF1763">
        <w:t>:</w:t>
      </w:r>
    </w:p>
    <w:p w:rsidR="0088088D" w:rsidRDefault="00533776" w:rsidP="0088088D">
      <w:pPr>
        <w:pStyle w:val="ListParagraph"/>
        <w:autoSpaceDE w:val="0"/>
        <w:autoSpaceDN w:val="0"/>
        <w:adjustRightInd w:val="0"/>
        <w:spacing w:after="0" w:line="240" w:lineRule="auto"/>
      </w:pPr>
      <w:r>
        <w:rPr>
          <w:noProof/>
        </w:rPr>
        <w:drawing>
          <wp:inline distT="0" distB="0" distL="0" distR="0">
            <wp:extent cx="5943600" cy="3082295"/>
            <wp:effectExtent l="19050" t="0" r="0" b="0"/>
            <wp:docPr id="21" name="Picture 8" descr="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png"/>
                    <pic:cNvPicPr/>
                  </pic:nvPicPr>
                  <pic:blipFill>
                    <a:blip r:embed="rId18" cstate="print"/>
                    <a:stretch>
                      <a:fillRect/>
                    </a:stretch>
                  </pic:blipFill>
                  <pic:spPr>
                    <a:xfrm>
                      <a:off x="0" y="0"/>
                      <a:ext cx="5943600" cy="3082295"/>
                    </a:xfrm>
                    <a:prstGeom prst="rect">
                      <a:avLst/>
                    </a:prstGeom>
                  </pic:spPr>
                </pic:pic>
              </a:graphicData>
            </a:graphic>
          </wp:inline>
        </w:drawing>
      </w:r>
    </w:p>
    <w:p w:rsidR="0088088D" w:rsidRDefault="0088088D" w:rsidP="0088088D">
      <w:pPr>
        <w:pStyle w:val="ListParagraph"/>
        <w:autoSpaceDE w:val="0"/>
        <w:autoSpaceDN w:val="0"/>
        <w:adjustRightInd w:val="0"/>
        <w:spacing w:after="0" w:line="240" w:lineRule="auto"/>
      </w:pPr>
    </w:p>
    <w:p w:rsidR="0088088D" w:rsidRDefault="0088088D" w:rsidP="0088088D">
      <w:pPr>
        <w:pStyle w:val="ListParagraph"/>
        <w:autoSpaceDE w:val="0"/>
        <w:autoSpaceDN w:val="0"/>
        <w:adjustRightInd w:val="0"/>
        <w:spacing w:after="0" w:line="240" w:lineRule="auto"/>
      </w:pPr>
    </w:p>
    <w:p w:rsidR="0088088D" w:rsidRPr="00CF1763" w:rsidRDefault="0088088D" w:rsidP="0088088D">
      <w:pPr>
        <w:pStyle w:val="Heading2"/>
        <w:numPr>
          <w:ilvl w:val="3"/>
          <w:numId w:val="25"/>
        </w:numPr>
      </w:pPr>
      <w:bookmarkStart w:id="57" w:name="_Toc419804089"/>
      <w:bookmarkStart w:id="58" w:name="_Toc421310723"/>
      <w:proofErr w:type="spellStart"/>
      <w:r w:rsidRPr="00CF1763">
        <w:lastRenderedPageBreak/>
        <w:t>Mysql</w:t>
      </w:r>
      <w:bookmarkEnd w:id="57"/>
      <w:bookmarkEnd w:id="58"/>
      <w:proofErr w:type="spellEnd"/>
    </w:p>
    <w:p w:rsidR="0088088D" w:rsidRDefault="0088088D" w:rsidP="0088088D">
      <w:pPr>
        <w:autoSpaceDE w:val="0"/>
        <w:autoSpaceDN w:val="0"/>
        <w:adjustRightInd w:val="0"/>
        <w:spacing w:after="0" w:line="240" w:lineRule="auto"/>
        <w:rPr>
          <w:rFonts w:ascii="Cambria" w:hAnsi="Cambria" w:cs="Cambria"/>
          <w:sz w:val="24"/>
          <w:szCs w:val="24"/>
        </w:rPr>
      </w:pPr>
    </w:p>
    <w:p w:rsidR="0088088D" w:rsidRPr="00CF1763" w:rsidRDefault="0088088D" w:rsidP="0088088D">
      <w:pPr>
        <w:autoSpaceDE w:val="0"/>
        <w:autoSpaceDN w:val="0"/>
        <w:adjustRightInd w:val="0"/>
        <w:spacing w:after="0" w:line="240" w:lineRule="auto"/>
        <w:ind w:left="720"/>
      </w:pPr>
      <w:r w:rsidRPr="00CF1763">
        <w:rPr>
          <w:b/>
        </w:rPr>
        <w:t>Command</w:t>
      </w:r>
      <w:r w:rsidRPr="00CF1763">
        <w:t>:</w:t>
      </w:r>
    </w:p>
    <w:p w:rsidR="0088088D" w:rsidRPr="00CF1763" w:rsidRDefault="0088088D" w:rsidP="0088088D">
      <w:pPr>
        <w:autoSpaceDE w:val="0"/>
        <w:autoSpaceDN w:val="0"/>
        <w:adjustRightInd w:val="0"/>
        <w:spacing w:after="0" w:line="240" w:lineRule="auto"/>
        <w:ind w:left="720"/>
      </w:pPr>
      <w:proofErr w:type="gramStart"/>
      <w:r w:rsidRPr="00CF1763">
        <w:t>command[</w:t>
      </w:r>
      <w:proofErr w:type="spellStart"/>
      <w:proofErr w:type="gramEnd"/>
      <w:r w:rsidRPr="00CF1763">
        <w:t>check_mysql</w:t>
      </w:r>
      <w:proofErr w:type="spellEnd"/>
      <w:r w:rsidRPr="00CF1763">
        <w:t>]=/</w:t>
      </w:r>
      <w:proofErr w:type="spellStart"/>
      <w:r w:rsidRPr="00CF1763">
        <w:t>usr</w:t>
      </w:r>
      <w:proofErr w:type="spellEnd"/>
      <w:r w:rsidRPr="00CF1763">
        <w:t>/lib/</w:t>
      </w:r>
      <w:proofErr w:type="spellStart"/>
      <w:r w:rsidRPr="00CF1763">
        <w:t>nagios</w:t>
      </w:r>
      <w:proofErr w:type="spellEnd"/>
      <w:r w:rsidRPr="00CF1763">
        <w:t>/</w:t>
      </w:r>
      <w:proofErr w:type="spellStart"/>
      <w:r w:rsidRPr="00CF1763">
        <w:t>plugins</w:t>
      </w:r>
      <w:proofErr w:type="spellEnd"/>
      <w:r w:rsidRPr="00CF1763">
        <w:t>/</w:t>
      </w:r>
      <w:proofErr w:type="spellStart"/>
      <w:r w:rsidRPr="00CF1763">
        <w:t>check_mysql</w:t>
      </w:r>
      <w:proofErr w:type="spellEnd"/>
      <w:r w:rsidRPr="00CF1763">
        <w:t xml:space="preserve"> -d </w:t>
      </w:r>
      <w:proofErr w:type="spellStart"/>
      <w:r w:rsidRPr="00CF1763">
        <w:t>motech_data_services</w:t>
      </w:r>
      <w:proofErr w:type="spellEnd"/>
      <w:r w:rsidRPr="00CF1763">
        <w:t xml:space="preserve"> -u root -p </w:t>
      </w:r>
      <w:proofErr w:type="spellStart"/>
      <w:r w:rsidRPr="00CF1763">
        <w:t>abhishek</w:t>
      </w:r>
      <w:proofErr w:type="spellEnd"/>
    </w:p>
    <w:p w:rsidR="0088088D" w:rsidRPr="00CF1763" w:rsidRDefault="0088088D" w:rsidP="0088088D">
      <w:pPr>
        <w:autoSpaceDE w:val="0"/>
        <w:autoSpaceDN w:val="0"/>
        <w:adjustRightInd w:val="0"/>
        <w:spacing w:after="0" w:line="240" w:lineRule="auto"/>
        <w:ind w:left="720"/>
      </w:pPr>
    </w:p>
    <w:p w:rsidR="0088088D" w:rsidRPr="00CF1763" w:rsidRDefault="0088088D" w:rsidP="0088088D">
      <w:pPr>
        <w:autoSpaceDE w:val="0"/>
        <w:autoSpaceDN w:val="0"/>
        <w:adjustRightInd w:val="0"/>
        <w:spacing w:after="0" w:line="240" w:lineRule="auto"/>
        <w:ind w:left="720"/>
      </w:pPr>
      <w:r w:rsidRPr="00CF1763">
        <w:rPr>
          <w:b/>
        </w:rPr>
        <w:t>Purpose</w:t>
      </w:r>
      <w:r w:rsidRPr="00CF1763">
        <w:t>:</w:t>
      </w:r>
    </w:p>
    <w:p w:rsidR="0088088D" w:rsidRPr="00CF1763" w:rsidRDefault="0088088D" w:rsidP="0088088D">
      <w:pPr>
        <w:autoSpaceDE w:val="0"/>
        <w:autoSpaceDN w:val="0"/>
        <w:adjustRightInd w:val="0"/>
        <w:spacing w:after="0" w:line="240" w:lineRule="auto"/>
        <w:ind w:left="720"/>
      </w:pPr>
      <w:r w:rsidRPr="00CF1763">
        <w:t xml:space="preserve">This probe checks to see if </w:t>
      </w:r>
      <w:proofErr w:type="spellStart"/>
      <w:r w:rsidRPr="00CF1763">
        <w:t>mysql</w:t>
      </w:r>
      <w:proofErr w:type="spellEnd"/>
      <w:r w:rsidRPr="00CF1763">
        <w:t xml:space="preserve"> server is running on remote server. It issues a CRITICAL alert when it is down.</w:t>
      </w:r>
    </w:p>
    <w:p w:rsidR="0088088D" w:rsidRPr="00CF1763" w:rsidRDefault="0088088D" w:rsidP="0088088D">
      <w:pPr>
        <w:autoSpaceDE w:val="0"/>
        <w:autoSpaceDN w:val="0"/>
        <w:adjustRightInd w:val="0"/>
        <w:spacing w:after="0" w:line="240" w:lineRule="auto"/>
        <w:ind w:left="720"/>
      </w:pPr>
      <w:r w:rsidRPr="00CF1763">
        <w:t xml:space="preserve">This service is in System </w:t>
      </w:r>
      <w:proofErr w:type="spellStart"/>
      <w:r w:rsidRPr="00CF1763">
        <w:t>servicegroup</w:t>
      </w:r>
      <w:proofErr w:type="spellEnd"/>
      <w:r w:rsidRPr="00CF1763">
        <w:t xml:space="preserve">. And the host group </w:t>
      </w:r>
      <w:proofErr w:type="gramStart"/>
      <w:r w:rsidRPr="00CF1763">
        <w:t>name  is</w:t>
      </w:r>
      <w:proofErr w:type="gramEnd"/>
      <w:r w:rsidRPr="00CF1763">
        <w:t xml:space="preserve"> </w:t>
      </w:r>
      <w:proofErr w:type="spellStart"/>
      <w:r w:rsidRPr="00CF1763">
        <w:t>linux</w:t>
      </w:r>
      <w:proofErr w:type="spellEnd"/>
      <w:r w:rsidRPr="00CF1763">
        <w:t>-servers.</w:t>
      </w:r>
    </w:p>
    <w:p w:rsidR="0088088D" w:rsidRPr="00CF1763" w:rsidRDefault="0088088D" w:rsidP="0088088D">
      <w:pPr>
        <w:autoSpaceDE w:val="0"/>
        <w:autoSpaceDN w:val="0"/>
        <w:adjustRightInd w:val="0"/>
        <w:spacing w:after="0" w:line="240" w:lineRule="auto"/>
        <w:ind w:left="720"/>
      </w:pPr>
    </w:p>
    <w:p w:rsidR="0088088D" w:rsidRDefault="0088088D" w:rsidP="0088088D">
      <w:pPr>
        <w:autoSpaceDE w:val="0"/>
        <w:autoSpaceDN w:val="0"/>
        <w:adjustRightInd w:val="0"/>
        <w:spacing w:after="0" w:line="240" w:lineRule="auto"/>
        <w:ind w:left="720"/>
        <w:rPr>
          <w:rFonts w:ascii="Times New Roman" w:hAnsi="Times New Roman" w:cs="Times New Roman"/>
          <w:b/>
          <w:sz w:val="24"/>
          <w:szCs w:val="24"/>
        </w:rPr>
      </w:pPr>
      <w:r w:rsidRPr="00CF1763">
        <w:rPr>
          <w:b/>
        </w:rPr>
        <w:t>Screenshot</w:t>
      </w:r>
      <w:r w:rsidRPr="00CF1763">
        <w:t>:</w:t>
      </w:r>
    </w:p>
    <w:p w:rsidR="0088088D" w:rsidRPr="00CF1763" w:rsidRDefault="0088088D" w:rsidP="0088088D">
      <w:pPr>
        <w:pStyle w:val="ListParagraph"/>
        <w:autoSpaceDE w:val="0"/>
        <w:autoSpaceDN w:val="0"/>
        <w:adjustRightInd w:val="0"/>
        <w:spacing w:after="0" w:line="240" w:lineRule="auto"/>
      </w:pPr>
    </w:p>
    <w:p w:rsidR="0088088D" w:rsidRDefault="0088088D" w:rsidP="0088088D">
      <w:pPr>
        <w:ind w:left="720"/>
      </w:pPr>
      <w:r>
        <w:tab/>
      </w:r>
      <w:r w:rsidR="00533776">
        <w:rPr>
          <w:noProof/>
        </w:rPr>
        <w:drawing>
          <wp:inline distT="0" distB="0" distL="0" distR="0">
            <wp:extent cx="5943600" cy="3953838"/>
            <wp:effectExtent l="19050" t="0" r="0" b="0"/>
            <wp:docPr id="22" name="Picture 9" descr="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9" cstate="print"/>
                    <a:stretch>
                      <a:fillRect/>
                    </a:stretch>
                  </pic:blipFill>
                  <pic:spPr>
                    <a:xfrm>
                      <a:off x="0" y="0"/>
                      <a:ext cx="5943600" cy="3953838"/>
                    </a:xfrm>
                    <a:prstGeom prst="rect">
                      <a:avLst/>
                    </a:prstGeom>
                  </pic:spPr>
                </pic:pic>
              </a:graphicData>
            </a:graphic>
          </wp:inline>
        </w:drawing>
      </w:r>
    </w:p>
    <w:p w:rsidR="0088088D" w:rsidRDefault="0088088D" w:rsidP="0088088D">
      <w:pPr>
        <w:ind w:left="720"/>
      </w:pPr>
    </w:p>
    <w:p w:rsidR="0088088D" w:rsidRPr="00CF1763" w:rsidRDefault="0088088D" w:rsidP="0088088D">
      <w:pPr>
        <w:ind w:left="720"/>
      </w:pPr>
    </w:p>
    <w:p w:rsidR="0088088D" w:rsidRPr="00CF1763" w:rsidRDefault="0088088D" w:rsidP="0088088D">
      <w:pPr>
        <w:pStyle w:val="Heading2"/>
        <w:numPr>
          <w:ilvl w:val="3"/>
          <w:numId w:val="25"/>
        </w:numPr>
      </w:pPr>
      <w:bookmarkStart w:id="59" w:name="_Toc419804090"/>
      <w:bookmarkStart w:id="60" w:name="_Toc421310724"/>
      <w:r w:rsidRPr="00CF1763">
        <w:t>Root Partition</w:t>
      </w:r>
      <w:bookmarkEnd w:id="59"/>
      <w:bookmarkEnd w:id="60"/>
    </w:p>
    <w:p w:rsidR="0088088D" w:rsidRPr="00990B30" w:rsidRDefault="0088088D" w:rsidP="0088088D">
      <w:pPr>
        <w:autoSpaceDE w:val="0"/>
        <w:autoSpaceDN w:val="0"/>
        <w:adjustRightInd w:val="0"/>
        <w:spacing w:after="0" w:line="240" w:lineRule="auto"/>
        <w:rPr>
          <w:rFonts w:ascii="Times New Roman" w:hAnsi="Times New Roman" w:cs="Times New Roman"/>
          <w:b/>
          <w:bCs/>
          <w:sz w:val="28"/>
          <w:szCs w:val="28"/>
          <w:u w:val="single"/>
        </w:rPr>
      </w:pPr>
    </w:p>
    <w:p w:rsidR="0088088D" w:rsidRPr="00CF1763" w:rsidRDefault="0088088D" w:rsidP="0088088D">
      <w:pPr>
        <w:autoSpaceDE w:val="0"/>
        <w:autoSpaceDN w:val="0"/>
        <w:adjustRightInd w:val="0"/>
        <w:spacing w:after="0" w:line="240" w:lineRule="auto"/>
        <w:ind w:left="720"/>
      </w:pPr>
      <w:r w:rsidRPr="00CF1763">
        <w:rPr>
          <w:b/>
        </w:rPr>
        <w:t>Command</w:t>
      </w:r>
      <w:r w:rsidRPr="00CF1763">
        <w:t>:</w:t>
      </w:r>
    </w:p>
    <w:p w:rsidR="0088088D" w:rsidRPr="00CF1763" w:rsidRDefault="0088088D" w:rsidP="0088088D">
      <w:pPr>
        <w:autoSpaceDE w:val="0"/>
        <w:autoSpaceDN w:val="0"/>
        <w:adjustRightInd w:val="0"/>
        <w:spacing w:after="0" w:line="240" w:lineRule="auto"/>
        <w:ind w:left="720"/>
      </w:pPr>
      <w:proofErr w:type="gramStart"/>
      <w:r w:rsidRPr="00CF1763">
        <w:t>command[</w:t>
      </w:r>
      <w:proofErr w:type="spellStart"/>
      <w:proofErr w:type="gramEnd"/>
      <w:r w:rsidRPr="00CF1763">
        <w:t>check_disk</w:t>
      </w:r>
      <w:proofErr w:type="spellEnd"/>
      <w:r w:rsidRPr="00CF1763">
        <w:t>]=/</w:t>
      </w:r>
      <w:proofErr w:type="spellStart"/>
      <w:r w:rsidRPr="00CF1763">
        <w:t>usr</w:t>
      </w:r>
      <w:proofErr w:type="spellEnd"/>
      <w:r w:rsidRPr="00CF1763">
        <w:t>/lib/</w:t>
      </w:r>
      <w:proofErr w:type="spellStart"/>
      <w:r w:rsidRPr="00CF1763">
        <w:t>nagios</w:t>
      </w:r>
      <w:proofErr w:type="spellEnd"/>
      <w:r w:rsidRPr="00CF1763">
        <w:t>/</w:t>
      </w:r>
      <w:proofErr w:type="spellStart"/>
      <w:r w:rsidRPr="00CF1763">
        <w:t>plugins</w:t>
      </w:r>
      <w:proofErr w:type="spellEnd"/>
      <w:r w:rsidRPr="00CF1763">
        <w:t>/</w:t>
      </w:r>
      <w:proofErr w:type="spellStart"/>
      <w:r w:rsidRPr="00CF1763">
        <w:t>check_disk</w:t>
      </w:r>
      <w:proofErr w:type="spellEnd"/>
      <w:r w:rsidRPr="00CF1763">
        <w:t xml:space="preserve"> -w 20% -c 10% -p /</w:t>
      </w:r>
    </w:p>
    <w:p w:rsidR="0088088D" w:rsidRPr="00CF1763" w:rsidRDefault="0088088D" w:rsidP="0088088D">
      <w:pPr>
        <w:autoSpaceDE w:val="0"/>
        <w:autoSpaceDN w:val="0"/>
        <w:adjustRightInd w:val="0"/>
        <w:spacing w:after="0" w:line="240" w:lineRule="auto"/>
        <w:ind w:left="720"/>
      </w:pPr>
    </w:p>
    <w:p w:rsidR="0088088D" w:rsidRPr="00CF1763" w:rsidRDefault="0088088D" w:rsidP="0088088D">
      <w:pPr>
        <w:autoSpaceDE w:val="0"/>
        <w:autoSpaceDN w:val="0"/>
        <w:adjustRightInd w:val="0"/>
        <w:spacing w:after="0" w:line="240" w:lineRule="auto"/>
        <w:ind w:left="720"/>
      </w:pPr>
      <w:r w:rsidRPr="00CF1763">
        <w:rPr>
          <w:b/>
        </w:rPr>
        <w:lastRenderedPageBreak/>
        <w:t>Purpose</w:t>
      </w:r>
      <w:r w:rsidRPr="00CF1763">
        <w:t>:</w:t>
      </w:r>
    </w:p>
    <w:p w:rsidR="0088088D" w:rsidRPr="00CF1763" w:rsidRDefault="0088088D" w:rsidP="0088088D">
      <w:pPr>
        <w:autoSpaceDE w:val="0"/>
        <w:autoSpaceDN w:val="0"/>
        <w:adjustRightInd w:val="0"/>
        <w:spacing w:after="0" w:line="240" w:lineRule="auto"/>
        <w:ind w:left="720"/>
      </w:pPr>
      <w:r w:rsidRPr="00CF1763">
        <w:t xml:space="preserve">This probe is to monitor the disk usage on root partition of remote server. It issues a </w:t>
      </w:r>
      <w:proofErr w:type="gramStart"/>
      <w:r w:rsidRPr="00CF1763">
        <w:t>WARNING  alert</w:t>
      </w:r>
      <w:proofErr w:type="gramEnd"/>
      <w:r w:rsidRPr="00CF1763">
        <w:t xml:space="preserve">  if free disk space has gone below 20% and a CRITICAL alert if it  has gone below 10%. </w:t>
      </w:r>
    </w:p>
    <w:p w:rsidR="0088088D" w:rsidRPr="00CF1763" w:rsidRDefault="0088088D" w:rsidP="0088088D">
      <w:pPr>
        <w:autoSpaceDE w:val="0"/>
        <w:autoSpaceDN w:val="0"/>
        <w:adjustRightInd w:val="0"/>
        <w:spacing w:after="0" w:line="240" w:lineRule="auto"/>
        <w:ind w:left="720"/>
      </w:pPr>
      <w:r w:rsidRPr="00CF1763">
        <w:t xml:space="preserve">This service is in System </w:t>
      </w:r>
      <w:proofErr w:type="spellStart"/>
      <w:r w:rsidRPr="00CF1763">
        <w:t>servicegroup</w:t>
      </w:r>
      <w:proofErr w:type="spellEnd"/>
      <w:r w:rsidRPr="00CF1763">
        <w:t xml:space="preserve">. And the host group </w:t>
      </w:r>
      <w:proofErr w:type="gramStart"/>
      <w:r w:rsidRPr="00CF1763">
        <w:t>name  is</w:t>
      </w:r>
      <w:proofErr w:type="gramEnd"/>
      <w:r w:rsidRPr="00CF1763">
        <w:t xml:space="preserve"> </w:t>
      </w:r>
      <w:proofErr w:type="spellStart"/>
      <w:r w:rsidRPr="00CF1763">
        <w:t>linux</w:t>
      </w:r>
      <w:proofErr w:type="spellEnd"/>
      <w:r w:rsidRPr="00CF1763">
        <w:t>-servers.</w:t>
      </w:r>
    </w:p>
    <w:p w:rsidR="0088088D" w:rsidRPr="00CF1763" w:rsidRDefault="0088088D" w:rsidP="0088088D">
      <w:pPr>
        <w:autoSpaceDE w:val="0"/>
        <w:autoSpaceDN w:val="0"/>
        <w:adjustRightInd w:val="0"/>
        <w:spacing w:after="0" w:line="240" w:lineRule="auto"/>
        <w:ind w:left="720"/>
      </w:pPr>
    </w:p>
    <w:p w:rsidR="0088088D" w:rsidRDefault="0088088D" w:rsidP="0088088D">
      <w:pPr>
        <w:autoSpaceDE w:val="0"/>
        <w:autoSpaceDN w:val="0"/>
        <w:adjustRightInd w:val="0"/>
        <w:spacing w:after="0" w:line="240" w:lineRule="auto"/>
        <w:ind w:left="720"/>
      </w:pPr>
      <w:r w:rsidRPr="00CF1763">
        <w:rPr>
          <w:b/>
        </w:rPr>
        <w:t>Screenshot</w:t>
      </w:r>
      <w:r w:rsidRPr="00CF1763">
        <w:t>:</w:t>
      </w:r>
    </w:p>
    <w:p w:rsidR="0088088D" w:rsidRDefault="00533776" w:rsidP="0088088D">
      <w:pPr>
        <w:autoSpaceDE w:val="0"/>
        <w:autoSpaceDN w:val="0"/>
        <w:adjustRightInd w:val="0"/>
        <w:spacing w:after="0" w:line="240" w:lineRule="auto"/>
        <w:ind w:left="720"/>
      </w:pPr>
      <w:r>
        <w:rPr>
          <w:noProof/>
        </w:rPr>
        <w:drawing>
          <wp:inline distT="0" distB="0" distL="0" distR="0">
            <wp:extent cx="5943600" cy="4390875"/>
            <wp:effectExtent l="19050" t="0" r="0" b="0"/>
            <wp:docPr id="23" name="Picture 2" descr="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png"/>
                    <pic:cNvPicPr/>
                  </pic:nvPicPr>
                  <pic:blipFill>
                    <a:blip r:embed="rId20" cstate="print"/>
                    <a:stretch>
                      <a:fillRect/>
                    </a:stretch>
                  </pic:blipFill>
                  <pic:spPr>
                    <a:xfrm>
                      <a:off x="0" y="0"/>
                      <a:ext cx="5943600" cy="4390875"/>
                    </a:xfrm>
                    <a:prstGeom prst="rect">
                      <a:avLst/>
                    </a:prstGeom>
                  </pic:spPr>
                </pic:pic>
              </a:graphicData>
            </a:graphic>
          </wp:inline>
        </w:drawing>
      </w:r>
    </w:p>
    <w:p w:rsidR="0088088D" w:rsidRDefault="0088088D" w:rsidP="0088088D">
      <w:pPr>
        <w:autoSpaceDE w:val="0"/>
        <w:autoSpaceDN w:val="0"/>
        <w:adjustRightInd w:val="0"/>
        <w:spacing w:after="0" w:line="240" w:lineRule="auto"/>
        <w:ind w:left="720"/>
      </w:pPr>
    </w:p>
    <w:p w:rsidR="0088088D" w:rsidRPr="00CF1763" w:rsidRDefault="0088088D" w:rsidP="0088088D">
      <w:pPr>
        <w:autoSpaceDE w:val="0"/>
        <w:autoSpaceDN w:val="0"/>
        <w:adjustRightInd w:val="0"/>
        <w:spacing w:after="0" w:line="240" w:lineRule="auto"/>
        <w:ind w:left="720"/>
      </w:pPr>
    </w:p>
    <w:p w:rsidR="0088088D" w:rsidRPr="00EF50D0" w:rsidRDefault="0088088D" w:rsidP="0088088D">
      <w:pPr>
        <w:pStyle w:val="Heading2"/>
        <w:numPr>
          <w:ilvl w:val="3"/>
          <w:numId w:val="25"/>
        </w:numPr>
      </w:pPr>
      <w:bookmarkStart w:id="61" w:name="_Toc419804091"/>
      <w:bookmarkStart w:id="62" w:name="_Toc421310725"/>
      <w:r w:rsidRPr="00EF50D0">
        <w:t>Current Users</w:t>
      </w:r>
      <w:bookmarkEnd w:id="61"/>
      <w:bookmarkEnd w:id="62"/>
    </w:p>
    <w:p w:rsidR="0088088D" w:rsidRPr="00990B30" w:rsidRDefault="0088088D" w:rsidP="0088088D">
      <w:pPr>
        <w:autoSpaceDE w:val="0"/>
        <w:autoSpaceDN w:val="0"/>
        <w:adjustRightInd w:val="0"/>
        <w:spacing w:after="0" w:line="240" w:lineRule="auto"/>
        <w:rPr>
          <w:rFonts w:ascii="Times New Roman" w:hAnsi="Times New Roman" w:cs="Times New Roman"/>
          <w:b/>
          <w:sz w:val="28"/>
          <w:szCs w:val="28"/>
          <w:u w:val="single"/>
        </w:rPr>
      </w:pPr>
    </w:p>
    <w:p w:rsidR="0088088D" w:rsidRPr="00EF50D0" w:rsidRDefault="0088088D" w:rsidP="0088088D">
      <w:pPr>
        <w:autoSpaceDE w:val="0"/>
        <w:autoSpaceDN w:val="0"/>
        <w:adjustRightInd w:val="0"/>
        <w:spacing w:after="0" w:line="240" w:lineRule="auto"/>
        <w:ind w:left="720"/>
      </w:pPr>
      <w:r w:rsidRPr="00EF50D0">
        <w:rPr>
          <w:b/>
        </w:rPr>
        <w:t>Command</w:t>
      </w:r>
      <w:r w:rsidRPr="00EF50D0">
        <w:t xml:space="preserve">: </w:t>
      </w:r>
    </w:p>
    <w:p w:rsidR="0088088D" w:rsidRPr="00EF50D0" w:rsidRDefault="0088088D" w:rsidP="0088088D">
      <w:pPr>
        <w:autoSpaceDE w:val="0"/>
        <w:autoSpaceDN w:val="0"/>
        <w:adjustRightInd w:val="0"/>
        <w:spacing w:after="0" w:line="240" w:lineRule="auto"/>
        <w:ind w:left="720"/>
      </w:pPr>
      <w:proofErr w:type="gramStart"/>
      <w:r w:rsidRPr="00EF50D0">
        <w:t>command[</w:t>
      </w:r>
      <w:proofErr w:type="spellStart"/>
      <w:proofErr w:type="gramEnd"/>
      <w:r w:rsidRPr="00EF50D0">
        <w:t>check_users</w:t>
      </w:r>
      <w:proofErr w:type="spellEnd"/>
      <w:r w:rsidRPr="00EF50D0">
        <w:t>]=/</w:t>
      </w:r>
      <w:proofErr w:type="spellStart"/>
      <w:r w:rsidRPr="00EF50D0">
        <w:t>usr</w:t>
      </w:r>
      <w:proofErr w:type="spellEnd"/>
      <w:r w:rsidRPr="00EF50D0">
        <w:t>/local/</w:t>
      </w:r>
      <w:proofErr w:type="spellStart"/>
      <w:r w:rsidRPr="00EF50D0">
        <w:t>nagios</w:t>
      </w:r>
      <w:proofErr w:type="spellEnd"/>
      <w:r w:rsidRPr="00EF50D0">
        <w:t>/</w:t>
      </w:r>
      <w:proofErr w:type="spellStart"/>
      <w:r w:rsidRPr="00EF50D0">
        <w:t>libexec</w:t>
      </w:r>
      <w:proofErr w:type="spellEnd"/>
      <w:r w:rsidRPr="00EF50D0">
        <w:t>/</w:t>
      </w:r>
      <w:proofErr w:type="spellStart"/>
      <w:r w:rsidRPr="00EF50D0">
        <w:t>check_users</w:t>
      </w:r>
      <w:proofErr w:type="spellEnd"/>
      <w:r w:rsidRPr="00EF50D0">
        <w:t xml:space="preserve"> -w 5 -c 10</w:t>
      </w:r>
    </w:p>
    <w:p w:rsidR="0088088D" w:rsidRPr="00EF50D0" w:rsidRDefault="0088088D" w:rsidP="0088088D">
      <w:pPr>
        <w:autoSpaceDE w:val="0"/>
        <w:autoSpaceDN w:val="0"/>
        <w:adjustRightInd w:val="0"/>
        <w:spacing w:after="0" w:line="240" w:lineRule="auto"/>
        <w:ind w:left="720"/>
      </w:pPr>
    </w:p>
    <w:p w:rsidR="0088088D" w:rsidRPr="00EF50D0" w:rsidRDefault="0088088D" w:rsidP="0088088D">
      <w:pPr>
        <w:autoSpaceDE w:val="0"/>
        <w:autoSpaceDN w:val="0"/>
        <w:adjustRightInd w:val="0"/>
        <w:spacing w:after="0" w:line="240" w:lineRule="auto"/>
        <w:ind w:left="720"/>
      </w:pPr>
      <w:r w:rsidRPr="00EF50D0">
        <w:rPr>
          <w:b/>
        </w:rPr>
        <w:t>Purpose</w:t>
      </w:r>
      <w:r w:rsidRPr="00EF50D0">
        <w:t>:</w:t>
      </w:r>
    </w:p>
    <w:p w:rsidR="0088088D" w:rsidRPr="00EF50D0" w:rsidRDefault="0088088D" w:rsidP="0088088D">
      <w:pPr>
        <w:autoSpaceDE w:val="0"/>
        <w:autoSpaceDN w:val="0"/>
        <w:adjustRightInd w:val="0"/>
        <w:spacing w:after="0" w:line="240" w:lineRule="auto"/>
        <w:ind w:left="720"/>
      </w:pPr>
      <w:r w:rsidRPr="00EF50D0">
        <w:t xml:space="preserve">This probe monitors the number of users logged into remote server. It issues a WARNING </w:t>
      </w:r>
      <w:proofErr w:type="gramStart"/>
      <w:r w:rsidRPr="00EF50D0">
        <w:t>alert  when</w:t>
      </w:r>
      <w:proofErr w:type="gramEnd"/>
      <w:r w:rsidRPr="00EF50D0">
        <w:t xml:space="preserve"> they are more than 5 in number and a CRITICAL alert when more than 10.</w:t>
      </w:r>
    </w:p>
    <w:p w:rsidR="0088088D" w:rsidRPr="00EF50D0" w:rsidRDefault="0088088D" w:rsidP="0088088D">
      <w:pPr>
        <w:autoSpaceDE w:val="0"/>
        <w:autoSpaceDN w:val="0"/>
        <w:adjustRightInd w:val="0"/>
        <w:spacing w:after="0" w:line="240" w:lineRule="auto"/>
        <w:ind w:left="720"/>
      </w:pPr>
      <w:r w:rsidRPr="00EF50D0">
        <w:t xml:space="preserve">This service is in System </w:t>
      </w:r>
      <w:proofErr w:type="spellStart"/>
      <w:r w:rsidRPr="00EF50D0">
        <w:t>servicegroup</w:t>
      </w:r>
      <w:proofErr w:type="spellEnd"/>
      <w:r w:rsidRPr="00EF50D0">
        <w:t xml:space="preserve">. And the host group </w:t>
      </w:r>
      <w:proofErr w:type="gramStart"/>
      <w:r w:rsidRPr="00EF50D0">
        <w:t>name  is</w:t>
      </w:r>
      <w:proofErr w:type="gramEnd"/>
      <w:r w:rsidRPr="00EF50D0">
        <w:t xml:space="preserve"> </w:t>
      </w:r>
      <w:proofErr w:type="spellStart"/>
      <w:r w:rsidRPr="00EF50D0">
        <w:t>linux</w:t>
      </w:r>
      <w:proofErr w:type="spellEnd"/>
      <w:r w:rsidRPr="00EF50D0">
        <w:t>-servers.</w:t>
      </w:r>
    </w:p>
    <w:p w:rsidR="0088088D" w:rsidRPr="00EF50D0" w:rsidRDefault="0088088D" w:rsidP="0088088D">
      <w:pPr>
        <w:autoSpaceDE w:val="0"/>
        <w:autoSpaceDN w:val="0"/>
        <w:adjustRightInd w:val="0"/>
        <w:spacing w:after="0" w:line="240" w:lineRule="auto"/>
        <w:ind w:left="720"/>
      </w:pPr>
    </w:p>
    <w:p w:rsidR="0088088D" w:rsidRDefault="0088088D" w:rsidP="0088088D">
      <w:pPr>
        <w:autoSpaceDE w:val="0"/>
        <w:autoSpaceDN w:val="0"/>
        <w:adjustRightInd w:val="0"/>
        <w:spacing w:after="0" w:line="240" w:lineRule="auto"/>
        <w:ind w:left="720"/>
      </w:pPr>
      <w:r w:rsidRPr="00EF50D0">
        <w:rPr>
          <w:b/>
        </w:rPr>
        <w:t>Screenshot</w:t>
      </w:r>
      <w:r w:rsidRPr="00EF50D0">
        <w:t>:</w:t>
      </w:r>
    </w:p>
    <w:p w:rsidR="0088088D" w:rsidRDefault="00533776" w:rsidP="0088088D">
      <w:pPr>
        <w:autoSpaceDE w:val="0"/>
        <w:autoSpaceDN w:val="0"/>
        <w:adjustRightInd w:val="0"/>
        <w:spacing w:after="0" w:line="240" w:lineRule="auto"/>
        <w:ind w:left="720"/>
      </w:pPr>
      <w:r>
        <w:rPr>
          <w:noProof/>
        </w:rPr>
        <w:lastRenderedPageBreak/>
        <w:drawing>
          <wp:inline distT="0" distB="0" distL="0" distR="0">
            <wp:extent cx="5942131" cy="4210493"/>
            <wp:effectExtent l="19050" t="0" r="1469" b="0"/>
            <wp:docPr id="24" name="Picture 4" desc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png"/>
                    <pic:cNvPicPr/>
                  </pic:nvPicPr>
                  <pic:blipFill>
                    <a:blip r:embed="rId21" cstate="print"/>
                    <a:stretch>
                      <a:fillRect/>
                    </a:stretch>
                  </pic:blipFill>
                  <pic:spPr>
                    <a:xfrm>
                      <a:off x="0" y="0"/>
                      <a:ext cx="5943600" cy="4211534"/>
                    </a:xfrm>
                    <a:prstGeom prst="rect">
                      <a:avLst/>
                    </a:prstGeom>
                  </pic:spPr>
                </pic:pic>
              </a:graphicData>
            </a:graphic>
          </wp:inline>
        </w:drawing>
      </w:r>
    </w:p>
    <w:p w:rsidR="0088088D" w:rsidRDefault="0088088D" w:rsidP="0088088D">
      <w:pPr>
        <w:autoSpaceDE w:val="0"/>
        <w:autoSpaceDN w:val="0"/>
        <w:adjustRightInd w:val="0"/>
        <w:spacing w:after="0" w:line="240" w:lineRule="auto"/>
        <w:ind w:left="720"/>
      </w:pPr>
    </w:p>
    <w:p w:rsidR="0088088D" w:rsidRPr="00EF50D0" w:rsidRDefault="0088088D" w:rsidP="0088088D">
      <w:pPr>
        <w:autoSpaceDE w:val="0"/>
        <w:autoSpaceDN w:val="0"/>
        <w:adjustRightInd w:val="0"/>
        <w:spacing w:after="0" w:line="240" w:lineRule="auto"/>
        <w:ind w:left="720"/>
      </w:pPr>
    </w:p>
    <w:p w:rsidR="0088088D" w:rsidRPr="00B23EDD" w:rsidRDefault="0088088D" w:rsidP="0088088D">
      <w:pPr>
        <w:pStyle w:val="Heading2"/>
        <w:numPr>
          <w:ilvl w:val="3"/>
          <w:numId w:val="25"/>
        </w:numPr>
      </w:pPr>
      <w:bookmarkStart w:id="63" w:name="_Toc419804092"/>
      <w:bookmarkStart w:id="64" w:name="_Toc421310726"/>
      <w:r w:rsidRPr="00B23EDD">
        <w:t>Total Processes</w:t>
      </w:r>
      <w:bookmarkEnd w:id="63"/>
      <w:bookmarkEnd w:id="64"/>
    </w:p>
    <w:p w:rsidR="0088088D" w:rsidRDefault="0088088D" w:rsidP="0088088D">
      <w:pPr>
        <w:autoSpaceDE w:val="0"/>
        <w:autoSpaceDN w:val="0"/>
        <w:adjustRightInd w:val="0"/>
        <w:spacing w:after="0" w:line="240" w:lineRule="auto"/>
        <w:rPr>
          <w:rFonts w:ascii="Times New Roman" w:hAnsi="Times New Roman" w:cs="Times New Roman"/>
          <w:b/>
          <w:sz w:val="28"/>
          <w:szCs w:val="28"/>
          <w:u w:val="single"/>
        </w:rPr>
      </w:pPr>
    </w:p>
    <w:p w:rsidR="0088088D" w:rsidRPr="00B23EDD" w:rsidRDefault="0088088D" w:rsidP="0088088D">
      <w:pPr>
        <w:autoSpaceDE w:val="0"/>
        <w:autoSpaceDN w:val="0"/>
        <w:adjustRightInd w:val="0"/>
        <w:spacing w:after="0" w:line="240" w:lineRule="auto"/>
        <w:ind w:left="720"/>
      </w:pPr>
      <w:r w:rsidRPr="00B23EDD">
        <w:rPr>
          <w:b/>
        </w:rPr>
        <w:t>Command</w:t>
      </w:r>
      <w:r w:rsidRPr="00B23EDD">
        <w:t>:</w:t>
      </w:r>
    </w:p>
    <w:p w:rsidR="0088088D" w:rsidRPr="00B23EDD" w:rsidRDefault="0088088D" w:rsidP="0088088D">
      <w:pPr>
        <w:autoSpaceDE w:val="0"/>
        <w:autoSpaceDN w:val="0"/>
        <w:adjustRightInd w:val="0"/>
        <w:spacing w:after="0" w:line="240" w:lineRule="auto"/>
        <w:ind w:left="720"/>
      </w:pPr>
      <w:proofErr w:type="gramStart"/>
      <w:r w:rsidRPr="00B23EDD">
        <w:t>command[</w:t>
      </w:r>
      <w:proofErr w:type="spellStart"/>
      <w:proofErr w:type="gramEnd"/>
      <w:r w:rsidRPr="00B23EDD">
        <w:t>check_total_procs</w:t>
      </w:r>
      <w:proofErr w:type="spellEnd"/>
      <w:r w:rsidRPr="00B23EDD">
        <w:t>]=/</w:t>
      </w:r>
      <w:proofErr w:type="spellStart"/>
      <w:r w:rsidRPr="00B23EDD">
        <w:t>usr</w:t>
      </w:r>
      <w:proofErr w:type="spellEnd"/>
      <w:r w:rsidRPr="00B23EDD">
        <w:t>/local/</w:t>
      </w:r>
      <w:proofErr w:type="spellStart"/>
      <w:r w:rsidRPr="00B23EDD">
        <w:t>nagios</w:t>
      </w:r>
      <w:proofErr w:type="spellEnd"/>
      <w:r w:rsidRPr="00B23EDD">
        <w:t>/</w:t>
      </w:r>
      <w:proofErr w:type="spellStart"/>
      <w:r w:rsidRPr="00B23EDD">
        <w:t>libexec</w:t>
      </w:r>
      <w:proofErr w:type="spellEnd"/>
      <w:r w:rsidRPr="00B23EDD">
        <w:t>/</w:t>
      </w:r>
      <w:proofErr w:type="spellStart"/>
      <w:r w:rsidRPr="00B23EDD">
        <w:t>check_procs</w:t>
      </w:r>
      <w:proofErr w:type="spellEnd"/>
      <w:r w:rsidRPr="00B23EDD">
        <w:t xml:space="preserve"> -w 150 -c 200 RSZDT</w:t>
      </w:r>
    </w:p>
    <w:p w:rsidR="0088088D" w:rsidRPr="00B23EDD" w:rsidRDefault="0088088D" w:rsidP="0088088D">
      <w:pPr>
        <w:autoSpaceDE w:val="0"/>
        <w:autoSpaceDN w:val="0"/>
        <w:adjustRightInd w:val="0"/>
        <w:spacing w:after="0" w:line="240" w:lineRule="auto"/>
        <w:ind w:left="720"/>
      </w:pPr>
    </w:p>
    <w:p w:rsidR="0088088D" w:rsidRPr="00B23EDD" w:rsidRDefault="0088088D" w:rsidP="0088088D">
      <w:pPr>
        <w:autoSpaceDE w:val="0"/>
        <w:autoSpaceDN w:val="0"/>
        <w:adjustRightInd w:val="0"/>
        <w:spacing w:after="0" w:line="240" w:lineRule="auto"/>
        <w:ind w:left="720"/>
      </w:pPr>
      <w:r w:rsidRPr="00B23EDD">
        <w:rPr>
          <w:b/>
        </w:rPr>
        <w:t>Purpose</w:t>
      </w:r>
      <w:r w:rsidRPr="00B23EDD">
        <w:t>:</w:t>
      </w:r>
    </w:p>
    <w:p w:rsidR="0088088D" w:rsidRPr="00B23EDD" w:rsidRDefault="0088088D" w:rsidP="0088088D">
      <w:pPr>
        <w:autoSpaceDE w:val="0"/>
        <w:autoSpaceDN w:val="0"/>
        <w:adjustRightInd w:val="0"/>
        <w:spacing w:after="0" w:line="240" w:lineRule="auto"/>
        <w:ind w:left="720"/>
      </w:pPr>
      <w:proofErr w:type="gramStart"/>
      <w:r w:rsidRPr="00B23EDD">
        <w:t>This  probe</w:t>
      </w:r>
      <w:proofErr w:type="gramEnd"/>
      <w:r w:rsidRPr="00B23EDD">
        <w:t xml:space="preserve"> monitors the number of processes with status flag in RSZDT running currently on remote server. It issues a WARNING alert when they are more than 300 in number and a CRITICAL alert when more than 400. </w:t>
      </w:r>
    </w:p>
    <w:p w:rsidR="0088088D" w:rsidRPr="00B23EDD" w:rsidRDefault="0088088D" w:rsidP="0088088D">
      <w:pPr>
        <w:autoSpaceDE w:val="0"/>
        <w:autoSpaceDN w:val="0"/>
        <w:adjustRightInd w:val="0"/>
        <w:spacing w:after="0" w:line="240" w:lineRule="auto"/>
        <w:ind w:left="720"/>
      </w:pPr>
      <w:r w:rsidRPr="00B23EDD">
        <w:t xml:space="preserve">This service is in System </w:t>
      </w:r>
      <w:proofErr w:type="spellStart"/>
      <w:r w:rsidRPr="00B23EDD">
        <w:t>servicegroup</w:t>
      </w:r>
      <w:proofErr w:type="spellEnd"/>
      <w:r w:rsidRPr="00B23EDD">
        <w:t xml:space="preserve">. And the host group </w:t>
      </w:r>
      <w:proofErr w:type="gramStart"/>
      <w:r w:rsidRPr="00B23EDD">
        <w:t>name  is</w:t>
      </w:r>
      <w:proofErr w:type="gramEnd"/>
      <w:r w:rsidRPr="00B23EDD">
        <w:t xml:space="preserve"> </w:t>
      </w:r>
      <w:proofErr w:type="spellStart"/>
      <w:r w:rsidRPr="00B23EDD">
        <w:t>linux</w:t>
      </w:r>
      <w:proofErr w:type="spellEnd"/>
      <w:r w:rsidRPr="00B23EDD">
        <w:t>-servers.</w:t>
      </w:r>
    </w:p>
    <w:p w:rsidR="0088088D" w:rsidRPr="00B23EDD" w:rsidRDefault="0088088D" w:rsidP="0088088D">
      <w:pPr>
        <w:autoSpaceDE w:val="0"/>
        <w:autoSpaceDN w:val="0"/>
        <w:adjustRightInd w:val="0"/>
        <w:spacing w:after="0" w:line="240" w:lineRule="auto"/>
        <w:ind w:left="720"/>
      </w:pPr>
    </w:p>
    <w:p w:rsidR="0088088D" w:rsidRDefault="0088088D" w:rsidP="0088088D">
      <w:pPr>
        <w:autoSpaceDE w:val="0"/>
        <w:autoSpaceDN w:val="0"/>
        <w:adjustRightInd w:val="0"/>
        <w:spacing w:after="0" w:line="240" w:lineRule="auto"/>
        <w:ind w:left="720"/>
      </w:pPr>
      <w:r w:rsidRPr="00B23EDD">
        <w:rPr>
          <w:b/>
        </w:rPr>
        <w:t>Screenshot</w:t>
      </w:r>
      <w:r w:rsidRPr="00B23EDD">
        <w:t>:</w:t>
      </w:r>
    </w:p>
    <w:p w:rsidR="0088088D" w:rsidRPr="00B23EDD" w:rsidRDefault="00533776" w:rsidP="0088088D">
      <w:pPr>
        <w:autoSpaceDE w:val="0"/>
        <w:autoSpaceDN w:val="0"/>
        <w:adjustRightInd w:val="0"/>
        <w:spacing w:after="0" w:line="240" w:lineRule="auto"/>
        <w:ind w:left="720"/>
      </w:pPr>
      <w:r>
        <w:rPr>
          <w:noProof/>
        </w:rPr>
        <w:lastRenderedPageBreak/>
        <w:drawing>
          <wp:inline distT="0" distB="0" distL="0" distR="0">
            <wp:extent cx="5943600" cy="3849965"/>
            <wp:effectExtent l="19050" t="0" r="0" b="0"/>
            <wp:docPr id="25" name="Picture 1"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2" cstate="print"/>
                    <a:stretch>
                      <a:fillRect/>
                    </a:stretch>
                  </pic:blipFill>
                  <pic:spPr>
                    <a:xfrm>
                      <a:off x="0" y="0"/>
                      <a:ext cx="5943600" cy="3849965"/>
                    </a:xfrm>
                    <a:prstGeom prst="rect">
                      <a:avLst/>
                    </a:prstGeom>
                  </pic:spPr>
                </pic:pic>
              </a:graphicData>
            </a:graphic>
          </wp:inline>
        </w:drawing>
      </w:r>
    </w:p>
    <w:p w:rsidR="0088088D" w:rsidRDefault="0088088D" w:rsidP="0088088D"/>
    <w:p w:rsidR="0088088D" w:rsidRDefault="0088088D" w:rsidP="0088088D"/>
    <w:p w:rsidR="0088088D" w:rsidRPr="00B23EDD" w:rsidRDefault="0088088D" w:rsidP="0088088D">
      <w:pPr>
        <w:pStyle w:val="Heading2"/>
        <w:numPr>
          <w:ilvl w:val="3"/>
          <w:numId w:val="25"/>
        </w:numPr>
      </w:pPr>
      <w:bookmarkStart w:id="65" w:name="_Toc419804093"/>
      <w:bookmarkStart w:id="66" w:name="_Toc421310727"/>
      <w:r w:rsidRPr="00B23EDD">
        <w:t>Current Load</w:t>
      </w:r>
      <w:bookmarkEnd w:id="65"/>
      <w:bookmarkEnd w:id="66"/>
    </w:p>
    <w:p w:rsidR="0088088D" w:rsidRDefault="0088088D" w:rsidP="0088088D">
      <w:pPr>
        <w:autoSpaceDE w:val="0"/>
        <w:autoSpaceDN w:val="0"/>
        <w:adjustRightInd w:val="0"/>
        <w:spacing w:after="0" w:line="240" w:lineRule="auto"/>
        <w:rPr>
          <w:rFonts w:ascii="Cambria" w:hAnsi="Cambria" w:cs="Cambria"/>
          <w:sz w:val="24"/>
          <w:szCs w:val="24"/>
        </w:rPr>
      </w:pPr>
    </w:p>
    <w:p w:rsidR="0088088D" w:rsidRPr="00B23EDD" w:rsidRDefault="0088088D" w:rsidP="0088088D">
      <w:pPr>
        <w:autoSpaceDE w:val="0"/>
        <w:autoSpaceDN w:val="0"/>
        <w:adjustRightInd w:val="0"/>
        <w:spacing w:after="0" w:line="240" w:lineRule="auto"/>
        <w:ind w:left="720"/>
      </w:pPr>
      <w:r w:rsidRPr="00B23EDD">
        <w:rPr>
          <w:b/>
        </w:rPr>
        <w:t>Command</w:t>
      </w:r>
      <w:r w:rsidRPr="00B23EDD">
        <w:t>:</w:t>
      </w:r>
    </w:p>
    <w:p w:rsidR="0088088D" w:rsidRPr="00B23EDD" w:rsidRDefault="0088088D" w:rsidP="0088088D">
      <w:pPr>
        <w:autoSpaceDE w:val="0"/>
        <w:autoSpaceDN w:val="0"/>
        <w:adjustRightInd w:val="0"/>
        <w:spacing w:after="0" w:line="240" w:lineRule="auto"/>
        <w:ind w:left="720"/>
      </w:pPr>
      <w:proofErr w:type="gramStart"/>
      <w:r w:rsidRPr="00B23EDD">
        <w:t>command[</w:t>
      </w:r>
      <w:proofErr w:type="spellStart"/>
      <w:proofErr w:type="gramEnd"/>
      <w:r w:rsidRPr="00B23EDD">
        <w:t>check_load</w:t>
      </w:r>
      <w:proofErr w:type="spellEnd"/>
      <w:r w:rsidRPr="00B23EDD">
        <w:t>]=/</w:t>
      </w:r>
      <w:proofErr w:type="spellStart"/>
      <w:r w:rsidRPr="00B23EDD">
        <w:t>usr</w:t>
      </w:r>
      <w:proofErr w:type="spellEnd"/>
      <w:r w:rsidRPr="00B23EDD">
        <w:t>/local/</w:t>
      </w:r>
      <w:proofErr w:type="spellStart"/>
      <w:r w:rsidRPr="00B23EDD">
        <w:t>nagios</w:t>
      </w:r>
      <w:proofErr w:type="spellEnd"/>
      <w:r w:rsidRPr="00B23EDD">
        <w:t>/</w:t>
      </w:r>
      <w:proofErr w:type="spellStart"/>
      <w:r w:rsidRPr="00B23EDD">
        <w:t>libexec</w:t>
      </w:r>
      <w:proofErr w:type="spellEnd"/>
      <w:r w:rsidRPr="00B23EDD">
        <w:t>/</w:t>
      </w:r>
      <w:proofErr w:type="spellStart"/>
      <w:r w:rsidRPr="00B23EDD">
        <w:t>check_load</w:t>
      </w:r>
      <w:proofErr w:type="spellEnd"/>
      <w:r w:rsidRPr="00B23EDD">
        <w:t xml:space="preserve"> -w 15,10,5 -c 30,25,20</w:t>
      </w:r>
    </w:p>
    <w:p w:rsidR="0088088D" w:rsidRPr="00B23EDD" w:rsidRDefault="0088088D" w:rsidP="0088088D">
      <w:pPr>
        <w:autoSpaceDE w:val="0"/>
        <w:autoSpaceDN w:val="0"/>
        <w:adjustRightInd w:val="0"/>
        <w:spacing w:after="0" w:line="240" w:lineRule="auto"/>
        <w:ind w:left="720"/>
      </w:pPr>
    </w:p>
    <w:p w:rsidR="0088088D" w:rsidRPr="00B23EDD" w:rsidRDefault="0088088D" w:rsidP="0088088D">
      <w:pPr>
        <w:autoSpaceDE w:val="0"/>
        <w:autoSpaceDN w:val="0"/>
        <w:adjustRightInd w:val="0"/>
        <w:spacing w:after="0" w:line="240" w:lineRule="auto"/>
        <w:ind w:left="720"/>
      </w:pPr>
      <w:r w:rsidRPr="00B23EDD">
        <w:rPr>
          <w:b/>
        </w:rPr>
        <w:t>Purpose</w:t>
      </w:r>
      <w:r w:rsidRPr="00B23EDD">
        <w:t>:</w:t>
      </w:r>
    </w:p>
    <w:p w:rsidR="0088088D" w:rsidRPr="00B23EDD" w:rsidRDefault="0088088D" w:rsidP="0088088D">
      <w:pPr>
        <w:autoSpaceDE w:val="0"/>
        <w:autoSpaceDN w:val="0"/>
        <w:adjustRightInd w:val="0"/>
        <w:spacing w:after="0" w:line="240" w:lineRule="auto"/>
        <w:ind w:left="720"/>
      </w:pPr>
      <w:r w:rsidRPr="00B23EDD">
        <w:t xml:space="preserve">This probe monitors the CPU load </w:t>
      </w:r>
      <w:proofErr w:type="spellStart"/>
      <w:r w:rsidRPr="00B23EDD">
        <w:t>avg</w:t>
      </w:r>
      <w:proofErr w:type="spellEnd"/>
      <w:r w:rsidRPr="00B23EDD">
        <w:t xml:space="preserve"> across 5, 10 and 15 </w:t>
      </w:r>
      <w:proofErr w:type="spellStart"/>
      <w:r w:rsidRPr="00B23EDD">
        <w:t>mins</w:t>
      </w:r>
      <w:proofErr w:type="spellEnd"/>
      <w:r w:rsidRPr="00B23EDD">
        <w:t xml:space="preserve"> respectively and issues a WARNING/CRITICAL alert when the load </w:t>
      </w:r>
      <w:proofErr w:type="spellStart"/>
      <w:r w:rsidRPr="00B23EDD">
        <w:t>avg</w:t>
      </w:r>
      <w:proofErr w:type="spellEnd"/>
      <w:r w:rsidRPr="00B23EDD">
        <w:t xml:space="preserve"> surpasses the amounts specified by the –w (warning) and –c (critical) options.</w:t>
      </w:r>
    </w:p>
    <w:p w:rsidR="0088088D" w:rsidRPr="00B23EDD" w:rsidRDefault="0088088D" w:rsidP="0088088D">
      <w:pPr>
        <w:autoSpaceDE w:val="0"/>
        <w:autoSpaceDN w:val="0"/>
        <w:adjustRightInd w:val="0"/>
        <w:spacing w:after="0" w:line="240" w:lineRule="auto"/>
        <w:ind w:left="720"/>
      </w:pPr>
      <w:r w:rsidRPr="00B23EDD">
        <w:t xml:space="preserve">This service is in System </w:t>
      </w:r>
      <w:proofErr w:type="spellStart"/>
      <w:r w:rsidRPr="00B23EDD">
        <w:t>servicegroup</w:t>
      </w:r>
      <w:proofErr w:type="spellEnd"/>
      <w:r w:rsidRPr="00B23EDD">
        <w:t xml:space="preserve">. And the host group </w:t>
      </w:r>
      <w:proofErr w:type="gramStart"/>
      <w:r w:rsidRPr="00B23EDD">
        <w:t>name  is</w:t>
      </w:r>
      <w:proofErr w:type="gramEnd"/>
      <w:r w:rsidRPr="00B23EDD">
        <w:t xml:space="preserve"> </w:t>
      </w:r>
      <w:proofErr w:type="spellStart"/>
      <w:r w:rsidRPr="00B23EDD">
        <w:t>linux</w:t>
      </w:r>
      <w:proofErr w:type="spellEnd"/>
      <w:r w:rsidRPr="00B23EDD">
        <w:t>-servers.</w:t>
      </w:r>
    </w:p>
    <w:p w:rsidR="0088088D" w:rsidRDefault="0088088D" w:rsidP="0088088D">
      <w:pPr>
        <w:ind w:left="720"/>
      </w:pPr>
    </w:p>
    <w:p w:rsidR="0088088D" w:rsidRDefault="0088088D" w:rsidP="0088088D">
      <w:pPr>
        <w:ind w:left="720"/>
      </w:pPr>
      <w:r w:rsidRPr="00B23EDD">
        <w:rPr>
          <w:b/>
        </w:rPr>
        <w:t>Screenshot</w:t>
      </w:r>
      <w:r w:rsidRPr="00B23EDD">
        <w:t>:</w:t>
      </w:r>
    </w:p>
    <w:p w:rsidR="0088088D" w:rsidRDefault="0088088D" w:rsidP="0088088D">
      <w:pPr>
        <w:ind w:left="720"/>
      </w:pPr>
    </w:p>
    <w:p w:rsidR="0088088D" w:rsidRDefault="0088088D" w:rsidP="0088088D">
      <w:pPr>
        <w:ind w:left="720"/>
      </w:pPr>
    </w:p>
    <w:p w:rsidR="0088088D" w:rsidRDefault="00533776" w:rsidP="0088088D">
      <w:pPr>
        <w:ind w:left="720"/>
      </w:pPr>
      <w:r>
        <w:rPr>
          <w:noProof/>
        </w:rPr>
        <w:lastRenderedPageBreak/>
        <w:drawing>
          <wp:inline distT="0" distB="0" distL="0" distR="0">
            <wp:extent cx="5943600" cy="4028961"/>
            <wp:effectExtent l="19050" t="0" r="0" b="0"/>
            <wp:docPr id="26" name="Picture 5" descr="cpu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load.png"/>
                    <pic:cNvPicPr/>
                  </pic:nvPicPr>
                  <pic:blipFill>
                    <a:blip r:embed="rId23" cstate="print"/>
                    <a:stretch>
                      <a:fillRect/>
                    </a:stretch>
                  </pic:blipFill>
                  <pic:spPr>
                    <a:xfrm>
                      <a:off x="0" y="0"/>
                      <a:ext cx="5943600" cy="4028961"/>
                    </a:xfrm>
                    <a:prstGeom prst="rect">
                      <a:avLst/>
                    </a:prstGeom>
                  </pic:spPr>
                </pic:pic>
              </a:graphicData>
            </a:graphic>
          </wp:inline>
        </w:drawing>
      </w:r>
    </w:p>
    <w:p w:rsidR="0088088D" w:rsidRPr="00B23EDD" w:rsidRDefault="0088088D" w:rsidP="0088088D">
      <w:pPr>
        <w:pStyle w:val="Heading2"/>
        <w:numPr>
          <w:ilvl w:val="3"/>
          <w:numId w:val="25"/>
        </w:numPr>
      </w:pPr>
      <w:bookmarkStart w:id="67" w:name="_Toc419804094"/>
      <w:bookmarkStart w:id="68" w:name="_Toc421310728"/>
      <w:r w:rsidRPr="00B23EDD">
        <w:t>Swap Usage</w:t>
      </w:r>
      <w:bookmarkEnd w:id="67"/>
      <w:bookmarkEnd w:id="68"/>
    </w:p>
    <w:p w:rsidR="0088088D" w:rsidRDefault="0088088D" w:rsidP="0088088D">
      <w:pPr>
        <w:autoSpaceDE w:val="0"/>
        <w:autoSpaceDN w:val="0"/>
        <w:adjustRightInd w:val="0"/>
        <w:spacing w:after="0" w:line="240" w:lineRule="auto"/>
        <w:rPr>
          <w:rFonts w:ascii="Cambria" w:hAnsi="Cambria" w:cs="Cambria"/>
          <w:sz w:val="24"/>
          <w:szCs w:val="24"/>
        </w:rPr>
      </w:pPr>
    </w:p>
    <w:p w:rsidR="0088088D" w:rsidRPr="00B23EDD" w:rsidRDefault="0088088D" w:rsidP="0088088D">
      <w:pPr>
        <w:autoSpaceDE w:val="0"/>
        <w:autoSpaceDN w:val="0"/>
        <w:adjustRightInd w:val="0"/>
        <w:spacing w:after="0" w:line="240" w:lineRule="auto"/>
        <w:ind w:left="720"/>
      </w:pPr>
      <w:r w:rsidRPr="00B23EDD">
        <w:rPr>
          <w:b/>
        </w:rPr>
        <w:t>Command</w:t>
      </w:r>
      <w:r w:rsidRPr="00B23EDD">
        <w:t>:</w:t>
      </w:r>
    </w:p>
    <w:p w:rsidR="0088088D" w:rsidRPr="00B23EDD" w:rsidRDefault="0088088D" w:rsidP="0088088D">
      <w:pPr>
        <w:autoSpaceDE w:val="0"/>
        <w:autoSpaceDN w:val="0"/>
        <w:adjustRightInd w:val="0"/>
        <w:spacing w:after="0" w:line="240" w:lineRule="auto"/>
        <w:ind w:left="720"/>
      </w:pPr>
      <w:proofErr w:type="gramStart"/>
      <w:r w:rsidRPr="00B23EDD">
        <w:t>command[</w:t>
      </w:r>
      <w:proofErr w:type="spellStart"/>
      <w:proofErr w:type="gramEnd"/>
      <w:r w:rsidRPr="00B23EDD">
        <w:t>check_swap</w:t>
      </w:r>
      <w:proofErr w:type="spellEnd"/>
      <w:r w:rsidRPr="00B23EDD">
        <w:t>]=/</w:t>
      </w:r>
      <w:proofErr w:type="spellStart"/>
      <w:r w:rsidRPr="00B23EDD">
        <w:t>usr</w:t>
      </w:r>
      <w:proofErr w:type="spellEnd"/>
      <w:r w:rsidRPr="00B23EDD">
        <w:t>/local/</w:t>
      </w:r>
      <w:proofErr w:type="spellStart"/>
      <w:r w:rsidRPr="00B23EDD">
        <w:t>nagios</w:t>
      </w:r>
      <w:proofErr w:type="spellEnd"/>
      <w:r w:rsidRPr="00B23EDD">
        <w:t>/</w:t>
      </w:r>
      <w:proofErr w:type="spellStart"/>
      <w:r w:rsidRPr="00B23EDD">
        <w:t>libexec</w:t>
      </w:r>
      <w:proofErr w:type="spellEnd"/>
      <w:r w:rsidRPr="00B23EDD">
        <w:t>/</w:t>
      </w:r>
      <w:proofErr w:type="spellStart"/>
      <w:r w:rsidRPr="00B23EDD">
        <w:t>check_swap</w:t>
      </w:r>
      <w:proofErr w:type="spellEnd"/>
      <w:r w:rsidRPr="00B23EDD">
        <w:t xml:space="preserve"> -w 20 -c 10</w:t>
      </w:r>
    </w:p>
    <w:p w:rsidR="0088088D" w:rsidRPr="00B23EDD" w:rsidRDefault="0088088D" w:rsidP="0088088D">
      <w:pPr>
        <w:autoSpaceDE w:val="0"/>
        <w:autoSpaceDN w:val="0"/>
        <w:adjustRightInd w:val="0"/>
        <w:spacing w:after="0" w:line="240" w:lineRule="auto"/>
        <w:ind w:left="720"/>
      </w:pPr>
    </w:p>
    <w:p w:rsidR="0088088D" w:rsidRPr="00B23EDD" w:rsidRDefault="0088088D" w:rsidP="0088088D">
      <w:pPr>
        <w:autoSpaceDE w:val="0"/>
        <w:autoSpaceDN w:val="0"/>
        <w:adjustRightInd w:val="0"/>
        <w:spacing w:after="0" w:line="240" w:lineRule="auto"/>
        <w:ind w:left="720"/>
      </w:pPr>
      <w:r w:rsidRPr="00B23EDD">
        <w:rPr>
          <w:b/>
        </w:rPr>
        <w:t>Purpose</w:t>
      </w:r>
      <w:r w:rsidRPr="00B23EDD">
        <w:t>:</w:t>
      </w:r>
    </w:p>
    <w:p w:rsidR="0088088D" w:rsidRPr="00B23EDD" w:rsidRDefault="0088088D" w:rsidP="0088088D">
      <w:pPr>
        <w:autoSpaceDE w:val="0"/>
        <w:autoSpaceDN w:val="0"/>
        <w:adjustRightInd w:val="0"/>
        <w:spacing w:after="0" w:line="240" w:lineRule="auto"/>
        <w:ind w:left="720"/>
      </w:pPr>
      <w:r w:rsidRPr="00B23EDD">
        <w:t>This probe monitors the swap usage on remote server. It issues WARNING when swap space goes below 20% and CRITICAL when it goes below 10%.</w:t>
      </w:r>
    </w:p>
    <w:p w:rsidR="0088088D" w:rsidRPr="00B23EDD" w:rsidRDefault="0088088D" w:rsidP="0088088D">
      <w:pPr>
        <w:autoSpaceDE w:val="0"/>
        <w:autoSpaceDN w:val="0"/>
        <w:adjustRightInd w:val="0"/>
        <w:spacing w:after="0" w:line="240" w:lineRule="auto"/>
        <w:ind w:left="720"/>
      </w:pPr>
      <w:r w:rsidRPr="00B23EDD">
        <w:t xml:space="preserve">This service is in System </w:t>
      </w:r>
      <w:proofErr w:type="spellStart"/>
      <w:r w:rsidRPr="00B23EDD">
        <w:t>servicegroup</w:t>
      </w:r>
      <w:proofErr w:type="spellEnd"/>
      <w:r w:rsidRPr="00B23EDD">
        <w:t xml:space="preserve">. And the host group </w:t>
      </w:r>
      <w:proofErr w:type="gramStart"/>
      <w:r w:rsidRPr="00B23EDD">
        <w:t>name  is</w:t>
      </w:r>
      <w:proofErr w:type="gramEnd"/>
      <w:r w:rsidRPr="00B23EDD">
        <w:t xml:space="preserve"> </w:t>
      </w:r>
      <w:proofErr w:type="spellStart"/>
      <w:r w:rsidRPr="00B23EDD">
        <w:t>linux</w:t>
      </w:r>
      <w:proofErr w:type="spellEnd"/>
      <w:r w:rsidRPr="00B23EDD">
        <w:t>-servers.</w:t>
      </w:r>
    </w:p>
    <w:p w:rsidR="0088088D" w:rsidRPr="00B23EDD" w:rsidRDefault="0088088D" w:rsidP="0088088D">
      <w:pPr>
        <w:autoSpaceDE w:val="0"/>
        <w:autoSpaceDN w:val="0"/>
        <w:adjustRightInd w:val="0"/>
        <w:spacing w:after="0" w:line="240" w:lineRule="auto"/>
        <w:ind w:left="720"/>
      </w:pPr>
    </w:p>
    <w:p w:rsidR="0088088D" w:rsidRDefault="0088088D" w:rsidP="0088088D">
      <w:pPr>
        <w:autoSpaceDE w:val="0"/>
        <w:autoSpaceDN w:val="0"/>
        <w:adjustRightInd w:val="0"/>
        <w:spacing w:after="0" w:line="240" w:lineRule="auto"/>
        <w:ind w:left="720"/>
      </w:pPr>
      <w:r w:rsidRPr="00B23EDD">
        <w:rPr>
          <w:b/>
        </w:rPr>
        <w:lastRenderedPageBreak/>
        <w:t>Screenshot</w:t>
      </w:r>
      <w:r w:rsidRPr="00B23EDD">
        <w:t>:</w:t>
      </w:r>
      <w:r w:rsidR="00533776">
        <w:rPr>
          <w:noProof/>
        </w:rPr>
        <w:drawing>
          <wp:inline distT="0" distB="0" distL="0" distR="0">
            <wp:extent cx="5943600" cy="3805038"/>
            <wp:effectExtent l="19050" t="0" r="0" b="0"/>
            <wp:docPr id="27" name="Picture 6" descr="sw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png"/>
                    <pic:cNvPicPr/>
                  </pic:nvPicPr>
                  <pic:blipFill>
                    <a:blip r:embed="rId24" cstate="print"/>
                    <a:stretch>
                      <a:fillRect/>
                    </a:stretch>
                  </pic:blipFill>
                  <pic:spPr>
                    <a:xfrm>
                      <a:off x="0" y="0"/>
                      <a:ext cx="5943600" cy="3805038"/>
                    </a:xfrm>
                    <a:prstGeom prst="rect">
                      <a:avLst/>
                    </a:prstGeom>
                  </pic:spPr>
                </pic:pic>
              </a:graphicData>
            </a:graphic>
          </wp:inline>
        </w:drawing>
      </w:r>
    </w:p>
    <w:p w:rsidR="0088088D" w:rsidRDefault="0088088D" w:rsidP="0088088D">
      <w:pPr>
        <w:autoSpaceDE w:val="0"/>
        <w:autoSpaceDN w:val="0"/>
        <w:adjustRightInd w:val="0"/>
        <w:spacing w:after="0" w:line="240" w:lineRule="auto"/>
        <w:ind w:left="720"/>
      </w:pPr>
    </w:p>
    <w:p w:rsidR="0088088D" w:rsidRPr="00B23EDD" w:rsidRDefault="0088088D" w:rsidP="0088088D">
      <w:pPr>
        <w:pStyle w:val="Heading2"/>
        <w:numPr>
          <w:ilvl w:val="3"/>
          <w:numId w:val="25"/>
        </w:numPr>
      </w:pPr>
      <w:bookmarkStart w:id="69" w:name="_Toc419804095"/>
      <w:bookmarkStart w:id="70" w:name="_Toc421310729"/>
      <w:r w:rsidRPr="00B23EDD">
        <w:t>SSH</w:t>
      </w:r>
      <w:bookmarkEnd w:id="69"/>
      <w:bookmarkEnd w:id="70"/>
    </w:p>
    <w:p w:rsidR="0088088D" w:rsidRDefault="0088088D" w:rsidP="0088088D">
      <w:pPr>
        <w:autoSpaceDE w:val="0"/>
        <w:autoSpaceDN w:val="0"/>
        <w:adjustRightInd w:val="0"/>
        <w:spacing w:after="0" w:line="240" w:lineRule="auto"/>
        <w:rPr>
          <w:rFonts w:ascii="Cambria" w:hAnsi="Cambria" w:cs="Cambria"/>
          <w:sz w:val="24"/>
          <w:szCs w:val="24"/>
        </w:rPr>
      </w:pPr>
    </w:p>
    <w:p w:rsidR="0088088D" w:rsidRPr="00B23EDD" w:rsidRDefault="0088088D" w:rsidP="0088088D">
      <w:pPr>
        <w:autoSpaceDE w:val="0"/>
        <w:autoSpaceDN w:val="0"/>
        <w:adjustRightInd w:val="0"/>
        <w:spacing w:after="0" w:line="240" w:lineRule="auto"/>
        <w:ind w:left="720"/>
      </w:pPr>
      <w:r w:rsidRPr="00B23EDD">
        <w:rPr>
          <w:b/>
        </w:rPr>
        <w:t>Command</w:t>
      </w:r>
      <w:r w:rsidRPr="00B23EDD">
        <w:t>:</w:t>
      </w:r>
    </w:p>
    <w:p w:rsidR="0088088D" w:rsidRPr="00B23EDD" w:rsidRDefault="0088088D" w:rsidP="0088088D">
      <w:pPr>
        <w:autoSpaceDE w:val="0"/>
        <w:autoSpaceDN w:val="0"/>
        <w:adjustRightInd w:val="0"/>
        <w:spacing w:after="0" w:line="240" w:lineRule="auto"/>
        <w:ind w:left="720"/>
      </w:pPr>
      <w:proofErr w:type="gramStart"/>
      <w:r w:rsidRPr="00B23EDD">
        <w:t>command[</w:t>
      </w:r>
      <w:proofErr w:type="spellStart"/>
      <w:proofErr w:type="gramEnd"/>
      <w:r w:rsidRPr="00B23EDD">
        <w:t>check_SSH</w:t>
      </w:r>
      <w:proofErr w:type="spellEnd"/>
      <w:r w:rsidRPr="00B23EDD">
        <w:t>]=/</w:t>
      </w:r>
      <w:proofErr w:type="spellStart"/>
      <w:r w:rsidRPr="00B23EDD">
        <w:t>usr</w:t>
      </w:r>
      <w:proofErr w:type="spellEnd"/>
      <w:r w:rsidRPr="00B23EDD">
        <w:t>/local/</w:t>
      </w:r>
      <w:proofErr w:type="spellStart"/>
      <w:r w:rsidRPr="00B23EDD">
        <w:t>nagios</w:t>
      </w:r>
      <w:proofErr w:type="spellEnd"/>
      <w:r w:rsidRPr="00B23EDD">
        <w:t>/</w:t>
      </w:r>
      <w:proofErr w:type="spellStart"/>
      <w:r w:rsidRPr="00B23EDD">
        <w:t>libexec</w:t>
      </w:r>
      <w:proofErr w:type="spellEnd"/>
      <w:r w:rsidRPr="00B23EDD">
        <w:t>/</w:t>
      </w:r>
      <w:proofErr w:type="spellStart"/>
      <w:r w:rsidRPr="00B23EDD">
        <w:t>check_ssh</w:t>
      </w:r>
      <w:proofErr w:type="spellEnd"/>
      <w:r w:rsidRPr="00B23EDD">
        <w:t xml:space="preserve"> -p 22 &lt;remote-</w:t>
      </w:r>
      <w:proofErr w:type="spellStart"/>
      <w:r w:rsidRPr="00B23EDD">
        <w:t>serverip</w:t>
      </w:r>
      <w:proofErr w:type="spellEnd"/>
      <w:r w:rsidRPr="00B23EDD">
        <w:t>&gt;</w:t>
      </w:r>
    </w:p>
    <w:p w:rsidR="0088088D" w:rsidRPr="00B23EDD" w:rsidRDefault="0088088D" w:rsidP="0088088D">
      <w:pPr>
        <w:autoSpaceDE w:val="0"/>
        <w:autoSpaceDN w:val="0"/>
        <w:adjustRightInd w:val="0"/>
        <w:spacing w:after="0" w:line="240" w:lineRule="auto"/>
        <w:ind w:left="720"/>
      </w:pPr>
    </w:p>
    <w:p w:rsidR="0088088D" w:rsidRPr="00B23EDD" w:rsidRDefault="0088088D" w:rsidP="0088088D">
      <w:pPr>
        <w:autoSpaceDE w:val="0"/>
        <w:autoSpaceDN w:val="0"/>
        <w:adjustRightInd w:val="0"/>
        <w:spacing w:after="0" w:line="240" w:lineRule="auto"/>
        <w:ind w:left="720"/>
      </w:pPr>
      <w:r w:rsidRPr="00B23EDD">
        <w:rPr>
          <w:b/>
        </w:rPr>
        <w:t>Purpose</w:t>
      </w:r>
      <w:r w:rsidRPr="00B23EDD">
        <w:t>:</w:t>
      </w:r>
    </w:p>
    <w:p w:rsidR="0088088D" w:rsidRPr="00B23EDD" w:rsidRDefault="0088088D" w:rsidP="0088088D">
      <w:pPr>
        <w:autoSpaceDE w:val="0"/>
        <w:autoSpaceDN w:val="0"/>
        <w:adjustRightInd w:val="0"/>
        <w:spacing w:after="0" w:line="240" w:lineRule="auto"/>
        <w:ind w:left="720"/>
      </w:pPr>
      <w:r w:rsidRPr="00B23EDD">
        <w:t xml:space="preserve">This probe monitors connectivity from secondary to primary via SSH. It issues CRITICAL when secondary is not able to SSH login into primary. </w:t>
      </w:r>
    </w:p>
    <w:p w:rsidR="0088088D" w:rsidRPr="00B23EDD" w:rsidRDefault="0088088D" w:rsidP="0088088D">
      <w:pPr>
        <w:autoSpaceDE w:val="0"/>
        <w:autoSpaceDN w:val="0"/>
        <w:adjustRightInd w:val="0"/>
        <w:spacing w:after="0" w:line="240" w:lineRule="auto"/>
        <w:ind w:left="720"/>
      </w:pPr>
      <w:r w:rsidRPr="00B23EDD">
        <w:t xml:space="preserve">This service is in System </w:t>
      </w:r>
      <w:proofErr w:type="spellStart"/>
      <w:r w:rsidRPr="00B23EDD">
        <w:t>servicegroup</w:t>
      </w:r>
      <w:proofErr w:type="spellEnd"/>
      <w:r w:rsidRPr="00B23EDD">
        <w:t xml:space="preserve">. And the host group </w:t>
      </w:r>
      <w:proofErr w:type="gramStart"/>
      <w:r w:rsidRPr="00B23EDD">
        <w:t>name  is</w:t>
      </w:r>
      <w:proofErr w:type="gramEnd"/>
      <w:r w:rsidRPr="00B23EDD">
        <w:t xml:space="preserve"> </w:t>
      </w:r>
      <w:proofErr w:type="spellStart"/>
      <w:r w:rsidRPr="00B23EDD">
        <w:t>linux</w:t>
      </w:r>
      <w:proofErr w:type="spellEnd"/>
      <w:r w:rsidRPr="00B23EDD">
        <w:t>-servers.</w:t>
      </w:r>
    </w:p>
    <w:p w:rsidR="0088088D" w:rsidRDefault="0088088D" w:rsidP="0088088D">
      <w:pPr>
        <w:autoSpaceDE w:val="0"/>
        <w:autoSpaceDN w:val="0"/>
        <w:adjustRightInd w:val="0"/>
        <w:spacing w:after="0" w:line="240" w:lineRule="auto"/>
        <w:ind w:left="720"/>
      </w:pPr>
    </w:p>
    <w:p w:rsidR="0088088D" w:rsidRPr="00B23EDD" w:rsidRDefault="0088088D" w:rsidP="0088088D">
      <w:pPr>
        <w:autoSpaceDE w:val="0"/>
        <w:autoSpaceDN w:val="0"/>
        <w:adjustRightInd w:val="0"/>
        <w:spacing w:after="0" w:line="240" w:lineRule="auto"/>
        <w:ind w:left="720"/>
      </w:pPr>
      <w:r w:rsidRPr="00B23EDD">
        <w:rPr>
          <w:b/>
        </w:rPr>
        <w:t>Screenshot</w:t>
      </w:r>
      <w:r w:rsidRPr="00B23EDD">
        <w:t>:</w:t>
      </w:r>
    </w:p>
    <w:p w:rsidR="0088088D" w:rsidRDefault="0088088D" w:rsidP="0088088D">
      <w:pPr>
        <w:autoSpaceDE w:val="0"/>
        <w:autoSpaceDN w:val="0"/>
        <w:adjustRightInd w:val="0"/>
        <w:spacing w:after="0" w:line="240" w:lineRule="auto"/>
        <w:ind w:left="720"/>
      </w:pPr>
    </w:p>
    <w:p w:rsidR="00533776" w:rsidRDefault="00533776">
      <w:r>
        <w:rPr>
          <w:noProof/>
        </w:rPr>
        <w:lastRenderedPageBreak/>
        <w:drawing>
          <wp:inline distT="0" distB="0" distL="0" distR="0">
            <wp:extent cx="5938715" cy="4072270"/>
            <wp:effectExtent l="19050" t="0" r="4885" b="0"/>
            <wp:docPr id="28" name="Picture 7" descr="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png"/>
                    <pic:cNvPicPr/>
                  </pic:nvPicPr>
                  <pic:blipFill>
                    <a:blip r:embed="rId25" cstate="print"/>
                    <a:stretch>
                      <a:fillRect/>
                    </a:stretch>
                  </pic:blipFill>
                  <pic:spPr>
                    <a:xfrm>
                      <a:off x="0" y="0"/>
                      <a:ext cx="5943600" cy="4075619"/>
                    </a:xfrm>
                    <a:prstGeom prst="rect">
                      <a:avLst/>
                    </a:prstGeom>
                  </pic:spPr>
                </pic:pic>
              </a:graphicData>
            </a:graphic>
          </wp:inline>
        </w:drawing>
      </w:r>
    </w:p>
    <w:sectPr w:rsidR="00533776" w:rsidSect="00DE6198">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Lauren Lavoie" w:date="2015-05-22T16:39:00Z" w:initials="LL">
    <w:p w:rsidR="000879F6" w:rsidRDefault="000879F6">
      <w:pPr>
        <w:pStyle w:val="CommentText"/>
      </w:pPr>
      <w:r>
        <w:rPr>
          <w:rStyle w:val="CommentReference"/>
        </w:rPr>
        <w:annotationRef/>
      </w:r>
      <w:r>
        <w:t xml:space="preserve">This should also include installing platform dependencies like DB and </w:t>
      </w:r>
      <w:proofErr w:type="spellStart"/>
      <w:r>
        <w:t>ActiveMQ</w:t>
      </w:r>
      <w:proofErr w:type="spellEnd"/>
      <w:r>
        <w:t>.</w:t>
      </w:r>
    </w:p>
    <w:p w:rsidR="000879F6" w:rsidRDefault="000879F6">
      <w:pPr>
        <w:pStyle w:val="CommentText"/>
      </w:pPr>
    </w:p>
    <w:p w:rsidR="000879F6" w:rsidRDefault="000879F6">
      <w:pPr>
        <w:pStyle w:val="CommentText"/>
      </w:pPr>
      <w:r>
        <w:t>Is the installation/upgrade process for reporting servers also expected to be covered here, or would that we another doc?</w:t>
      </w:r>
    </w:p>
    <w:p w:rsidR="000879F6" w:rsidRDefault="000879F6">
      <w:pPr>
        <w:pStyle w:val="CommentText"/>
      </w:pPr>
    </w:p>
    <w:p w:rsidR="000879F6" w:rsidRDefault="000879F6" w:rsidP="001663FF">
      <w:pPr>
        <w:pStyle w:val="CommentText"/>
      </w:pPr>
      <w:r>
        <w:t xml:space="preserve">[CLA]Please refer to Assumptions, Platform dependent tools are installed before deployment at </w:t>
      </w:r>
      <w:proofErr w:type="spellStart"/>
      <w:r>
        <w:t>Railtel</w:t>
      </w:r>
      <w:proofErr w:type="spellEnd"/>
      <w:r>
        <w:t xml:space="preserve"> DC.</w:t>
      </w:r>
    </w:p>
    <w:p w:rsidR="000879F6" w:rsidRDefault="000879F6" w:rsidP="001663FF">
      <w:pPr>
        <w:pStyle w:val="CommentText"/>
      </w:pPr>
    </w:p>
    <w:p w:rsidR="000879F6" w:rsidRDefault="000879F6" w:rsidP="001663FF">
      <w:pPr>
        <w:pStyle w:val="CommentText"/>
      </w:pPr>
      <w:r>
        <w:t>Not sure if separate document is required for reporting deployment, But I guess same document can be used once reporting tool and related dependencies are finalized.</w:t>
      </w:r>
    </w:p>
  </w:comment>
  <w:comment w:id="9" w:author="gur19504" w:date="2015-05-28T18:55:00Z" w:initials="g">
    <w:p w:rsidR="000879F6" w:rsidRDefault="000879F6">
      <w:pPr>
        <w:pStyle w:val="CommentText"/>
      </w:pPr>
      <w:r>
        <w:rPr>
          <w:rStyle w:val="CommentReference"/>
        </w:rPr>
        <w:annotationRef/>
      </w:r>
      <w:r>
        <w:t xml:space="preserve">Same document now covers reporting requirements </w:t>
      </w:r>
    </w:p>
  </w:comment>
  <w:comment w:id="14" w:author="Lauren Lavoie" w:date="2015-05-22T16:44:00Z" w:initials="LL">
    <w:p w:rsidR="000879F6" w:rsidRDefault="000879F6">
      <w:pPr>
        <w:pStyle w:val="CommentText"/>
      </w:pPr>
      <w:r>
        <w:rPr>
          <w:rStyle w:val="CommentReference"/>
        </w:rPr>
        <w:annotationRef/>
      </w:r>
      <w:r>
        <w:t>This is a long open issue list. What is the plan for finalizing these?</w:t>
      </w:r>
    </w:p>
    <w:p w:rsidR="000879F6" w:rsidRDefault="000879F6">
      <w:pPr>
        <w:pStyle w:val="CommentText"/>
      </w:pPr>
    </w:p>
    <w:p w:rsidR="000879F6" w:rsidRDefault="000879F6" w:rsidP="001663FF">
      <w:pPr>
        <w:pStyle w:val="CommentText"/>
      </w:pPr>
      <w:r>
        <w:t>[CLA]GF help is required in disposing open issues.</w:t>
      </w:r>
    </w:p>
    <w:p w:rsidR="000879F6" w:rsidRDefault="000879F6">
      <w:pPr>
        <w:pStyle w:val="CommentText"/>
      </w:pPr>
    </w:p>
    <w:p w:rsidR="000879F6" w:rsidRDefault="000879F6" w:rsidP="00F51A4D">
      <w:pPr>
        <w:pStyle w:val="CommentText"/>
        <w:numPr>
          <w:ilvl w:val="0"/>
          <w:numId w:val="44"/>
        </w:numPr>
      </w:pPr>
      <w:r>
        <w:t xml:space="preserve"> What is usual strategy in upgrading database which </w:t>
      </w:r>
      <w:proofErr w:type="gramStart"/>
      <w:r>
        <w:t>are</w:t>
      </w:r>
      <w:proofErr w:type="gramEnd"/>
      <w:r>
        <w:t xml:space="preserve"> based on MDS. </w:t>
      </w:r>
    </w:p>
    <w:p w:rsidR="000879F6" w:rsidRDefault="000879F6" w:rsidP="00F51A4D">
      <w:pPr>
        <w:pStyle w:val="CommentText"/>
        <w:numPr>
          <w:ilvl w:val="0"/>
          <w:numId w:val="44"/>
        </w:numPr>
      </w:pPr>
      <w:r>
        <w:t>As there is no provision of Internet we need to device method by which newer versions of dependent tools can be installed.</w:t>
      </w:r>
    </w:p>
    <w:p w:rsidR="000879F6" w:rsidRDefault="000879F6" w:rsidP="00F51A4D">
      <w:pPr>
        <w:pStyle w:val="CommentText"/>
        <w:numPr>
          <w:ilvl w:val="0"/>
          <w:numId w:val="44"/>
        </w:numPr>
      </w:pPr>
      <w:r>
        <w:t xml:space="preserve"> Please share packaging method.</w:t>
      </w:r>
    </w:p>
    <w:p w:rsidR="000879F6" w:rsidRDefault="000879F6" w:rsidP="00F51A4D">
      <w:pPr>
        <w:pStyle w:val="CommentText"/>
        <w:numPr>
          <w:ilvl w:val="0"/>
          <w:numId w:val="44"/>
        </w:numPr>
      </w:pPr>
      <w:r>
        <w:t>Can be closed once Reporting  Tool is finalized</w:t>
      </w:r>
    </w:p>
    <w:p w:rsidR="000879F6" w:rsidRDefault="000879F6" w:rsidP="00F51A4D">
      <w:pPr>
        <w:pStyle w:val="CommentText"/>
        <w:numPr>
          <w:ilvl w:val="0"/>
          <w:numId w:val="44"/>
        </w:numPr>
      </w:pPr>
      <w:r>
        <w:t>Dependent on the reporting design.</w:t>
      </w:r>
    </w:p>
    <w:p w:rsidR="000879F6" w:rsidRDefault="000879F6" w:rsidP="00F51A4D">
      <w:pPr>
        <w:pStyle w:val="CommentText"/>
        <w:numPr>
          <w:ilvl w:val="0"/>
          <w:numId w:val="44"/>
        </w:numPr>
      </w:pPr>
      <w:r>
        <w:t xml:space="preserve">Discussed in next comment </w:t>
      </w:r>
    </w:p>
  </w:comment>
  <w:comment w:id="15" w:author="Lauren Lavoie" w:date="2015-06-04T20:11:00Z" w:initials="LL">
    <w:p w:rsidR="000879F6" w:rsidRDefault="000879F6" w:rsidP="00F6194E">
      <w:pPr>
        <w:pStyle w:val="CommentText"/>
        <w:numPr>
          <w:ilvl w:val="0"/>
          <w:numId w:val="47"/>
        </w:numPr>
      </w:pPr>
      <w:r>
        <w:rPr>
          <w:rStyle w:val="CommentReference"/>
        </w:rPr>
        <w:annotationRef/>
      </w:r>
      <w:r>
        <w:t xml:space="preserve"> This is no different than any other DB – we don’t have any built in DB migration support in MDS. Various strategies can be devised, e.g. </w:t>
      </w:r>
      <w:r w:rsidRPr="00F6194E">
        <w:t xml:space="preserve">an add-only policy.  This allows you to upgrade the system without downtime, and rollback if an issue is discovered.  For example if you want to rename a field, instead add a new field with that name.  The new version of the code would read from the old field and write to the both the new and old field.  If an issue is found in the new version you can easily roll back.  </w:t>
      </w:r>
      <w:r>
        <w:t xml:space="preserve"> </w:t>
      </w:r>
      <w:r w:rsidRPr="00F6194E">
        <w:t>Once the new version is considered stable, on the next release you can remove the code that touches the old field and eventually drop it from the database.  A similar strategy can work for other changes (although with MDS in addition to updating the tables for the entity it's metadata tables will need to be updated)</w:t>
      </w:r>
    </w:p>
    <w:p w:rsidR="000879F6" w:rsidRDefault="000879F6" w:rsidP="00F6194E">
      <w:pPr>
        <w:pStyle w:val="CommentText"/>
        <w:numPr>
          <w:ilvl w:val="0"/>
          <w:numId w:val="47"/>
        </w:numPr>
      </w:pPr>
      <w:r>
        <w:t xml:space="preserve"> OK – I assume you can figure this out (USB key? CD? Etc.) </w:t>
      </w:r>
      <w:proofErr w:type="gramStart"/>
      <w:r>
        <w:t>and</w:t>
      </w:r>
      <w:proofErr w:type="gramEnd"/>
      <w:r>
        <w:t xml:space="preserve"> don’t need GF input.</w:t>
      </w:r>
    </w:p>
    <w:p w:rsidR="000879F6" w:rsidRDefault="000879F6" w:rsidP="00F6194E">
      <w:pPr>
        <w:pStyle w:val="CommentText"/>
        <w:numPr>
          <w:ilvl w:val="0"/>
          <w:numId w:val="47"/>
        </w:numPr>
      </w:pPr>
      <w:r>
        <w:t xml:space="preserve"> By default we’ll generate the MOTECH war and module jar files. If an EAR package is preferable you are welcome to create one…</w:t>
      </w:r>
    </w:p>
    <w:p w:rsidR="000879F6" w:rsidRDefault="000879F6" w:rsidP="00F6194E">
      <w:pPr>
        <w:pStyle w:val="CommentText"/>
        <w:numPr>
          <w:ilvl w:val="0"/>
          <w:numId w:val="47"/>
        </w:numPr>
      </w:pPr>
      <w:r>
        <w:t xml:space="preserve"> Assume Jasper or </w:t>
      </w:r>
      <w:proofErr w:type="spellStart"/>
      <w:r>
        <w:t>Pentaho</w:t>
      </w:r>
      <w:proofErr w:type="spellEnd"/>
      <w:r>
        <w:t>, this will be finalized in a few weeks</w:t>
      </w:r>
    </w:p>
    <w:p w:rsidR="000879F6" w:rsidRDefault="000879F6" w:rsidP="008022A9">
      <w:pPr>
        <w:pStyle w:val="CommentText"/>
        <w:numPr>
          <w:ilvl w:val="0"/>
          <w:numId w:val="47"/>
        </w:numPr>
      </w:pPr>
      <w:r>
        <w:t xml:space="preserve"> OK </w:t>
      </w:r>
    </w:p>
  </w:comment>
  <w:comment w:id="17" w:author="gur19504" w:date="2015-05-28T19:09:00Z" w:initials="g">
    <w:p w:rsidR="000879F6" w:rsidRDefault="000879F6" w:rsidP="002F0078">
      <w:pPr>
        <w:pStyle w:val="CommentText"/>
        <w:numPr>
          <w:ilvl w:val="0"/>
          <w:numId w:val="60"/>
        </w:numPr>
      </w:pPr>
      <w:r>
        <w:rPr>
          <w:rStyle w:val="CommentReference"/>
        </w:rPr>
        <w:annotationRef/>
      </w:r>
      <w:r>
        <w:t>OK its fine, Deployment  strategy doesn’t need to cover  MDS DB upgrade, Development team will be responsible to take case various MDS DB upgrade issues.</w:t>
      </w:r>
    </w:p>
    <w:p w:rsidR="000879F6" w:rsidRDefault="000879F6" w:rsidP="002F0078">
      <w:pPr>
        <w:pStyle w:val="CommentText"/>
        <w:numPr>
          <w:ilvl w:val="0"/>
          <w:numId w:val="60"/>
        </w:numPr>
      </w:pPr>
      <w:r>
        <w:t xml:space="preserve">OK, This can be figured </w:t>
      </w:r>
      <w:proofErr w:type="gramStart"/>
      <w:r>
        <w:t>out  as</w:t>
      </w:r>
      <w:proofErr w:type="gramEnd"/>
      <w:r>
        <w:t xml:space="preserve"> mentioned above.</w:t>
      </w:r>
    </w:p>
    <w:p w:rsidR="000879F6" w:rsidRDefault="000879F6" w:rsidP="002F0078">
      <w:pPr>
        <w:pStyle w:val="CommentText"/>
        <w:numPr>
          <w:ilvl w:val="0"/>
          <w:numId w:val="60"/>
        </w:numPr>
      </w:pPr>
      <w:r>
        <w:t>As of new deployment strategy is updated to handle MOTECH war and NMS JAR files approach</w:t>
      </w:r>
    </w:p>
    <w:p w:rsidR="000879F6" w:rsidRDefault="000879F6" w:rsidP="002F0078">
      <w:pPr>
        <w:pStyle w:val="CommentText"/>
        <w:numPr>
          <w:ilvl w:val="0"/>
          <w:numId w:val="60"/>
        </w:numPr>
      </w:pPr>
      <w:r>
        <w:t xml:space="preserve">Deployment </w:t>
      </w:r>
      <w:proofErr w:type="spellStart"/>
      <w:r>
        <w:t>stratehy</w:t>
      </w:r>
      <w:proofErr w:type="spellEnd"/>
      <w:r>
        <w:t xml:space="preserve"> is updated as per both Jasper and </w:t>
      </w:r>
      <w:proofErr w:type="spellStart"/>
      <w:r>
        <w:t>Pentaho</w:t>
      </w:r>
      <w:proofErr w:type="spellEnd"/>
      <w:r>
        <w:t xml:space="preserve">. </w:t>
      </w:r>
    </w:p>
    <w:p w:rsidR="000879F6" w:rsidRDefault="000879F6" w:rsidP="002F0078">
      <w:pPr>
        <w:pStyle w:val="CommentText"/>
        <w:numPr>
          <w:ilvl w:val="0"/>
          <w:numId w:val="60"/>
        </w:numPr>
      </w:pPr>
      <w:r>
        <w:t xml:space="preserve">ETL job will be executed from </w:t>
      </w:r>
      <w:proofErr w:type="gramStart"/>
      <w:r>
        <w:t>Spare,</w:t>
      </w:r>
      <w:proofErr w:type="gramEnd"/>
      <w:r>
        <w:t xml:space="preserve"> Right now we don't have required hardware to perform performance testing. So let's go with spare approach and finalize further in Reporting system, design </w:t>
      </w:r>
    </w:p>
  </w:comment>
  <w:comment w:id="21" w:author="Lauren Lavoie" w:date="2015-05-22T16:45:00Z" w:initials="LL">
    <w:p w:rsidR="000879F6" w:rsidRDefault="000879F6">
      <w:pPr>
        <w:pStyle w:val="CommentText"/>
      </w:pPr>
      <w:r>
        <w:rPr>
          <w:rStyle w:val="CommentReference"/>
        </w:rPr>
        <w:annotationRef/>
      </w:r>
      <w:r>
        <w:t>Will there eventually be a section covering how these are deployed/upgraded/monitored?</w:t>
      </w:r>
    </w:p>
    <w:p w:rsidR="000879F6" w:rsidRDefault="000879F6">
      <w:pPr>
        <w:pStyle w:val="CommentText"/>
      </w:pPr>
    </w:p>
    <w:p w:rsidR="000879F6" w:rsidRDefault="000879F6" w:rsidP="00F67E9B">
      <w:pPr>
        <w:pStyle w:val="CommentText"/>
      </w:pPr>
      <w:r>
        <w:t>[CLA]</w:t>
      </w:r>
      <w:r w:rsidRPr="00F67E9B">
        <w:t xml:space="preserve"> </w:t>
      </w:r>
      <w:r>
        <w:t xml:space="preserve">Yes There should be section for reporting server deployment/upgrade/monitor, But this will come up when we have Reporting Tool finalized.  </w:t>
      </w:r>
    </w:p>
    <w:p w:rsidR="000879F6" w:rsidRDefault="000879F6">
      <w:pPr>
        <w:pStyle w:val="CommentText"/>
      </w:pPr>
    </w:p>
  </w:comment>
  <w:comment w:id="22" w:author="Lauren Lavoie" w:date="2015-05-24T21:51:00Z" w:initials="LL">
    <w:p w:rsidR="000879F6" w:rsidRDefault="000879F6">
      <w:pPr>
        <w:pStyle w:val="CommentText"/>
      </w:pPr>
      <w:r>
        <w:rPr>
          <w:rStyle w:val="CommentReference"/>
        </w:rPr>
        <w:annotationRef/>
      </w:r>
      <w:r>
        <w:t xml:space="preserve">If we assume that the reporting tool will be Jasper or </w:t>
      </w:r>
      <w:proofErr w:type="spellStart"/>
      <w:r>
        <w:t>Pentaho</w:t>
      </w:r>
      <w:proofErr w:type="spellEnd"/>
      <w:r>
        <w:t>, are we able to proceed with adding this info now?</w:t>
      </w:r>
    </w:p>
  </w:comment>
  <w:comment w:id="23" w:author="gur19504" w:date="2015-05-28T19:11:00Z" w:initials="g">
    <w:p w:rsidR="000879F6" w:rsidRDefault="000879F6">
      <w:pPr>
        <w:pStyle w:val="CommentText"/>
      </w:pPr>
      <w:r>
        <w:rPr>
          <w:rStyle w:val="CommentReference"/>
        </w:rPr>
        <w:annotationRef/>
      </w:r>
      <w:r>
        <w:t>Deployment section is updated to handle reporting server deployments.</w:t>
      </w:r>
    </w:p>
  </w:comment>
  <w:comment w:id="25" w:author="Lauren Lavoie" w:date="2015-05-22T17:19:00Z" w:initials="LL">
    <w:p w:rsidR="000879F6" w:rsidRDefault="000879F6">
      <w:pPr>
        <w:pStyle w:val="CommentText"/>
        <w:rPr>
          <w:rFonts w:ascii="Arial" w:hAnsi="Arial" w:cs="Arial"/>
          <w:color w:val="222222"/>
          <w:sz w:val="19"/>
          <w:szCs w:val="19"/>
          <w:shd w:val="clear" w:color="auto" w:fill="FFFFFF"/>
        </w:rPr>
      </w:pPr>
      <w:r>
        <w:rPr>
          <w:rStyle w:val="CommentReference"/>
        </w:rPr>
        <w:annotationRef/>
      </w:r>
      <w:r>
        <w:t xml:space="preserve">This section is confusing. </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 xml:space="preserve">In the first paragraph it says </w:t>
      </w:r>
      <w:proofErr w:type="spellStart"/>
      <w:r>
        <w:rPr>
          <w:rFonts w:ascii="Arial" w:hAnsi="Arial" w:cs="Arial"/>
          <w:color w:val="222222"/>
          <w:sz w:val="19"/>
          <w:szCs w:val="19"/>
          <w:shd w:val="clear" w:color="auto" w:fill="FFFFFF"/>
        </w:rPr>
        <w:t>MySQL</w:t>
      </w:r>
      <w:proofErr w:type="spellEnd"/>
      <w:r>
        <w:rPr>
          <w:rFonts w:ascii="Arial" w:hAnsi="Arial" w:cs="Arial"/>
          <w:color w:val="222222"/>
          <w:sz w:val="19"/>
          <w:szCs w:val="19"/>
          <w:shd w:val="clear" w:color="auto" w:fill="FFFFFF"/>
        </w:rPr>
        <w:t xml:space="preserve"> will run in MASTER-SLAVE, but in the second paragraph it says 'The VIP will be assigned to one of the two database nodes which will be also </w:t>
      </w:r>
      <w:proofErr w:type="spellStart"/>
      <w:r>
        <w:rPr>
          <w:rFonts w:ascii="Arial" w:hAnsi="Arial" w:cs="Arial"/>
          <w:color w:val="222222"/>
          <w:sz w:val="19"/>
          <w:szCs w:val="19"/>
          <w:shd w:val="clear" w:color="auto" w:fill="FFFFFF"/>
        </w:rPr>
        <w:t>MySQL</w:t>
      </w:r>
      <w:proofErr w:type="spellEnd"/>
      <w:r>
        <w:rPr>
          <w:rFonts w:ascii="Arial" w:hAnsi="Arial" w:cs="Arial"/>
          <w:color w:val="222222"/>
          <w:sz w:val="19"/>
          <w:szCs w:val="19"/>
          <w:shd w:val="clear" w:color="auto" w:fill="FFFFFF"/>
        </w:rPr>
        <w:t xml:space="preserve"> Master Database'.  The use of 'also' implies both are masters.</w:t>
      </w:r>
    </w:p>
    <w:p w:rsidR="000879F6" w:rsidRDefault="000879F6">
      <w:pPr>
        <w:pStyle w:val="CommentText"/>
        <w:rPr>
          <w:rFonts w:ascii="Arial" w:hAnsi="Arial" w:cs="Arial"/>
          <w:color w:val="222222"/>
          <w:sz w:val="19"/>
          <w:szCs w:val="19"/>
          <w:shd w:val="clear" w:color="auto" w:fill="FFFFFF"/>
        </w:rPr>
      </w:pPr>
    </w:p>
    <w:p w:rsidR="000879F6" w:rsidRDefault="000879F6">
      <w:pPr>
        <w:pStyle w:val="CommentText"/>
      </w:pPr>
      <w:r>
        <w:rPr>
          <w:rFonts w:ascii="Arial" w:hAnsi="Arial" w:cs="Arial"/>
          <w:color w:val="222222"/>
          <w:sz w:val="19"/>
          <w:szCs w:val="19"/>
          <w:shd w:val="clear" w:color="auto" w:fill="FFFFFF"/>
        </w:rPr>
        <w:t>[ACC]</w:t>
      </w:r>
      <w:r w:rsidRPr="000F2708">
        <w:t>:</w:t>
      </w:r>
      <w:r>
        <w:t xml:space="preserve"> Yes it is Master-Slave mode</w:t>
      </w:r>
    </w:p>
  </w:comment>
  <w:comment w:id="26" w:author="Lauren Lavoie" w:date="2015-05-24T21:52:00Z" w:initials="LL">
    <w:p w:rsidR="000879F6" w:rsidRDefault="000879F6">
      <w:pPr>
        <w:pStyle w:val="CommentText"/>
      </w:pPr>
      <w:r>
        <w:rPr>
          <w:rStyle w:val="CommentReference"/>
        </w:rPr>
        <w:annotationRef/>
      </w:r>
      <w:r>
        <w:t>OK.</w:t>
      </w:r>
    </w:p>
  </w:comment>
  <w:comment w:id="40" w:author="Lauren Lavoie" w:date="2015-05-22T16:18:00Z" w:initials="LL">
    <w:p w:rsidR="000879F6" w:rsidRDefault="000879F6">
      <w:pPr>
        <w:pStyle w:val="CommentText"/>
      </w:pPr>
      <w:r>
        <w:rPr>
          <w:rStyle w:val="CommentReference"/>
        </w:rPr>
        <w:annotationRef/>
      </w:r>
      <w:r>
        <w:t xml:space="preserve">I don’t see anything in the table below about monitoring MOTECH functionality or </w:t>
      </w:r>
      <w:proofErr w:type="spellStart"/>
      <w:r>
        <w:t>reachability</w:t>
      </w:r>
      <w:proofErr w:type="spellEnd"/>
      <w:r>
        <w:t xml:space="preserve"> between all services. Please provide a proposal regarding how features of the NMS system itself should be monitored (in addition to the generic system indicators listed below).</w:t>
      </w:r>
    </w:p>
    <w:p w:rsidR="000879F6" w:rsidRDefault="000879F6">
      <w:pPr>
        <w:pStyle w:val="CommentText"/>
      </w:pPr>
    </w:p>
    <w:p w:rsidR="000879F6" w:rsidRDefault="000879F6" w:rsidP="00D52931">
      <w:pPr>
        <w:pStyle w:val="CommentText"/>
      </w:pPr>
      <w:r>
        <w:t>[CLA]: Aricent shall add MK</w:t>
      </w:r>
      <w:proofErr w:type="gramStart"/>
      <w:r>
        <w:t>,MA</w:t>
      </w:r>
      <w:proofErr w:type="gramEnd"/>
      <w:r>
        <w:t xml:space="preserve"> and KK services for monitoring independently.</w:t>
      </w:r>
    </w:p>
    <w:p w:rsidR="000879F6" w:rsidRDefault="000879F6" w:rsidP="00D52931">
      <w:pPr>
        <w:pStyle w:val="CommentText"/>
      </w:pPr>
      <w:r>
        <w:t>GF to provide monitoring URL for each services</w:t>
      </w:r>
    </w:p>
    <w:p w:rsidR="000879F6" w:rsidRDefault="000879F6">
      <w:pPr>
        <w:pStyle w:val="CommentText"/>
      </w:pPr>
    </w:p>
  </w:comment>
  <w:comment w:id="41" w:author="Lauren Lavoie" w:date="2015-05-26T12:53:00Z" w:initials="LL">
    <w:p w:rsidR="000879F6" w:rsidRDefault="000879F6">
      <w:pPr>
        <w:pStyle w:val="CommentText"/>
      </w:pPr>
      <w:r>
        <w:rPr>
          <w:rStyle w:val="CommentReference"/>
        </w:rPr>
        <w:annotationRef/>
      </w:r>
      <w:r>
        <w:t>OK – please add placeholder rows to the table for these.</w:t>
      </w:r>
    </w:p>
    <w:p w:rsidR="000879F6" w:rsidRDefault="000879F6">
      <w:pPr>
        <w:pStyle w:val="CommentText"/>
      </w:pPr>
      <w:r>
        <w:t>[ACC]: Added placeholder.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AE37B" w15:done="0"/>
  <w15:commentEx w15:paraId="35CA8C02" w15:done="0"/>
  <w15:commentEx w15:paraId="21BF8513" w15:paraIdParent="35CA8C02" w15:done="0"/>
  <w15:commentEx w15:paraId="23516A63" w15:done="0"/>
  <w15:commentEx w15:paraId="056B2B4A" w15:paraIdParent="23516A63" w15:done="0"/>
  <w15:commentEx w15:paraId="5DFE6897" w15:done="0"/>
  <w15:commentEx w15:paraId="03FF4F83" w15:paraIdParent="5DFE6897" w15:done="0"/>
  <w15:commentEx w15:paraId="643F3C1D" w15:done="0"/>
  <w15:commentEx w15:paraId="68F21CCB" w15:paraIdParent="643F3C1D" w15:done="0"/>
  <w15:commentEx w15:paraId="55C965CC" w15:done="0"/>
  <w15:commentEx w15:paraId="2A532B09" w15:paraIdParent="55C965CC" w15:done="0"/>
  <w15:commentEx w15:paraId="44BE8A77" w15:done="0"/>
  <w15:commentEx w15:paraId="5CD2DF74" w15:paraIdParent="44BE8A77" w15:done="0"/>
  <w15:commentEx w15:paraId="20D35862" w15:done="0"/>
  <w15:commentEx w15:paraId="0E70C33E" w15:done="0"/>
  <w15:commentEx w15:paraId="16FEE8C8" w15:paraIdParent="0E70C33E" w15:done="0"/>
  <w15:commentEx w15:paraId="55421A21" w15:done="0"/>
  <w15:commentEx w15:paraId="63F14D1C" w15:paraIdParent="55421A21" w15:done="0"/>
  <w15:commentEx w15:paraId="14D3B40E" w15:done="0"/>
  <w15:commentEx w15:paraId="05E2562E" w15:done="0"/>
  <w15:commentEx w15:paraId="5710D00B" w15:paraIdParent="05E2562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776" w:rsidRDefault="00533776" w:rsidP="009C7472">
      <w:pPr>
        <w:spacing w:after="0" w:line="240" w:lineRule="auto"/>
      </w:pPr>
      <w:r>
        <w:separator/>
      </w:r>
    </w:p>
  </w:endnote>
  <w:endnote w:type="continuationSeparator" w:id="0">
    <w:p w:rsidR="00533776" w:rsidRDefault="00533776" w:rsidP="009C74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9F6" w:rsidRDefault="000879F6">
    <w:pPr>
      <w:pStyle w:val="Footer"/>
    </w:pPr>
    <w:r>
      <w:tab/>
    </w:r>
    <w:r>
      <w:tab/>
    </w:r>
    <w:r>
      <w:tab/>
    </w:r>
    <w:fldSimple w:instr=" PAGE   \* MERGEFORMAT ">
      <w:r w:rsidR="0090075E">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9F6" w:rsidRDefault="000879F6">
    <w:pPr>
      <w:pStyle w:val="Footer"/>
    </w:pPr>
    <w:r>
      <w:tab/>
    </w:r>
    <w:r>
      <w:tab/>
    </w:r>
    <w:fldSimple w:instr=" PAGE   \* MERGEFORMAT ">
      <w:r w:rsidR="00B14CB4">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776" w:rsidRDefault="00533776" w:rsidP="009C7472">
      <w:pPr>
        <w:spacing w:after="0" w:line="240" w:lineRule="auto"/>
      </w:pPr>
      <w:r>
        <w:separator/>
      </w:r>
    </w:p>
  </w:footnote>
  <w:footnote w:type="continuationSeparator" w:id="0">
    <w:p w:rsidR="00533776" w:rsidRDefault="00533776" w:rsidP="009C74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9F6" w:rsidRDefault="000879F6">
    <w:pPr>
      <w:pStyle w:val="Header"/>
    </w:pPr>
    <w:r>
      <w:tab/>
    </w:r>
    <w:r>
      <w:tab/>
    </w:r>
    <w:r w:rsidRPr="009C7472">
      <w:rPr>
        <w:noProof/>
      </w:rPr>
      <w:drawing>
        <wp:inline distT="0" distB="0" distL="0" distR="0">
          <wp:extent cx="835513" cy="314325"/>
          <wp:effectExtent l="19050" t="0" r="2687" b="0"/>
          <wp:docPr id="5"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9F6" w:rsidRDefault="000879F6">
    <w:pPr>
      <w:pStyle w:val="Header"/>
    </w:pPr>
    <w:r>
      <w:tab/>
    </w:r>
    <w:r>
      <w:tab/>
    </w:r>
    <w:r w:rsidRPr="00B45045">
      <w:rPr>
        <w:noProof/>
      </w:rPr>
      <w:drawing>
        <wp:inline distT="0" distB="0" distL="0" distR="0">
          <wp:extent cx="835513" cy="314325"/>
          <wp:effectExtent l="19050" t="0" r="2687" b="0"/>
          <wp:docPr id="6"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6995"/>
    <w:multiLevelType w:val="hybridMultilevel"/>
    <w:tmpl w:val="64C2DF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B7EFF"/>
    <w:multiLevelType w:val="hybridMultilevel"/>
    <w:tmpl w:val="025C05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A0A95"/>
    <w:multiLevelType w:val="hybridMultilevel"/>
    <w:tmpl w:val="FD58B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163E37"/>
    <w:multiLevelType w:val="hybridMultilevel"/>
    <w:tmpl w:val="6DEE9C6E"/>
    <w:lvl w:ilvl="0" w:tplc="B0424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131132"/>
    <w:multiLevelType w:val="hybridMultilevel"/>
    <w:tmpl w:val="81E6E14A"/>
    <w:lvl w:ilvl="0" w:tplc="6C4643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4E28E6"/>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15924CC"/>
    <w:multiLevelType w:val="hybridMultilevel"/>
    <w:tmpl w:val="82A69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D3A93"/>
    <w:multiLevelType w:val="hybridMultilevel"/>
    <w:tmpl w:val="35346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C23E56"/>
    <w:multiLevelType w:val="hybridMultilevel"/>
    <w:tmpl w:val="EAC4DDD0"/>
    <w:lvl w:ilvl="0" w:tplc="D66A4B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A33AC0"/>
    <w:multiLevelType w:val="hybridMultilevel"/>
    <w:tmpl w:val="5430310A"/>
    <w:lvl w:ilvl="0" w:tplc="75141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7DB748E"/>
    <w:multiLevelType w:val="hybridMultilevel"/>
    <w:tmpl w:val="8CAAE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F3B8D"/>
    <w:multiLevelType w:val="hybridMultilevel"/>
    <w:tmpl w:val="9676A6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0120DD"/>
    <w:multiLevelType w:val="hybridMultilevel"/>
    <w:tmpl w:val="0DEC52C0"/>
    <w:lvl w:ilvl="0" w:tplc="8384D4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6525EC7"/>
    <w:multiLevelType w:val="hybridMultilevel"/>
    <w:tmpl w:val="11B6D276"/>
    <w:lvl w:ilvl="0" w:tplc="3F04EA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5656DE"/>
    <w:multiLevelType w:val="hybridMultilevel"/>
    <w:tmpl w:val="CCD6E9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7303C"/>
    <w:multiLevelType w:val="hybridMultilevel"/>
    <w:tmpl w:val="DFD6D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CB4F98"/>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D1A0722"/>
    <w:multiLevelType w:val="hybridMultilevel"/>
    <w:tmpl w:val="D6E012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D4A21"/>
    <w:multiLevelType w:val="hybridMultilevel"/>
    <w:tmpl w:val="57B08C42"/>
    <w:lvl w:ilvl="0" w:tplc="87703C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FEA6DA4"/>
    <w:multiLevelType w:val="hybridMultilevel"/>
    <w:tmpl w:val="4D1454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124D74"/>
    <w:multiLevelType w:val="hybridMultilevel"/>
    <w:tmpl w:val="49CA23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FE2968"/>
    <w:multiLevelType w:val="hybridMultilevel"/>
    <w:tmpl w:val="B48282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5B5D28"/>
    <w:multiLevelType w:val="hybridMultilevel"/>
    <w:tmpl w:val="45D44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EC1E02"/>
    <w:multiLevelType w:val="hybridMultilevel"/>
    <w:tmpl w:val="CB60B9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F94050"/>
    <w:multiLevelType w:val="hybridMultilevel"/>
    <w:tmpl w:val="ED8E2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706DE5"/>
    <w:multiLevelType w:val="hybridMultilevel"/>
    <w:tmpl w:val="C92E693A"/>
    <w:lvl w:ilvl="0" w:tplc="BB925A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D040F2E"/>
    <w:multiLevelType w:val="hybridMultilevel"/>
    <w:tmpl w:val="C5C6E3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F893023"/>
    <w:multiLevelType w:val="hybridMultilevel"/>
    <w:tmpl w:val="BD3A048A"/>
    <w:lvl w:ilvl="0" w:tplc="90F69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6813A6"/>
    <w:multiLevelType w:val="hybridMultilevel"/>
    <w:tmpl w:val="19C03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7B4F37"/>
    <w:multiLevelType w:val="hybridMultilevel"/>
    <w:tmpl w:val="3BBE6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BF3B16"/>
    <w:multiLevelType w:val="hybridMultilevel"/>
    <w:tmpl w:val="E9CE3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D57909"/>
    <w:multiLevelType w:val="hybridMultilevel"/>
    <w:tmpl w:val="5874D6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EA0E26"/>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07135B7"/>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0AF0069"/>
    <w:multiLevelType w:val="hybridMultilevel"/>
    <w:tmpl w:val="CF22F1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FD3B82"/>
    <w:multiLevelType w:val="hybridMultilevel"/>
    <w:tmpl w:val="DBB67CBA"/>
    <w:lvl w:ilvl="0" w:tplc="0960F4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1961DD7"/>
    <w:multiLevelType w:val="hybridMultilevel"/>
    <w:tmpl w:val="522CE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1B6710D"/>
    <w:multiLevelType w:val="hybridMultilevel"/>
    <w:tmpl w:val="3F36757E"/>
    <w:lvl w:ilvl="0" w:tplc="683C3C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4D5350C"/>
    <w:multiLevelType w:val="hybridMultilevel"/>
    <w:tmpl w:val="9B5807BA"/>
    <w:lvl w:ilvl="0" w:tplc="3F04EA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4E2F8D"/>
    <w:multiLevelType w:val="hybridMultilevel"/>
    <w:tmpl w:val="35346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9A2696"/>
    <w:multiLevelType w:val="hybridMultilevel"/>
    <w:tmpl w:val="25C67C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C927A3"/>
    <w:multiLevelType w:val="hybridMultilevel"/>
    <w:tmpl w:val="C8C6C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EF2462"/>
    <w:multiLevelType w:val="hybridMultilevel"/>
    <w:tmpl w:val="13CA8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D4623BA"/>
    <w:multiLevelType w:val="hybridMultilevel"/>
    <w:tmpl w:val="44B8A29A"/>
    <w:lvl w:ilvl="0" w:tplc="55C83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58786F"/>
    <w:multiLevelType w:val="hybridMultilevel"/>
    <w:tmpl w:val="13EA559E"/>
    <w:lvl w:ilvl="0" w:tplc="3F04EA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05910B8"/>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6273177E"/>
    <w:multiLevelType w:val="hybridMultilevel"/>
    <w:tmpl w:val="070E0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2F7FB2"/>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66051B26"/>
    <w:multiLevelType w:val="hybridMultilevel"/>
    <w:tmpl w:val="A72A8B70"/>
    <w:lvl w:ilvl="0" w:tplc="9C9C87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C4C7E97"/>
    <w:multiLevelType w:val="hybridMultilevel"/>
    <w:tmpl w:val="E35A8E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E13F98"/>
    <w:multiLevelType w:val="hybridMultilevel"/>
    <w:tmpl w:val="4296C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D132FC6"/>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6EB91066"/>
    <w:multiLevelType w:val="hybridMultilevel"/>
    <w:tmpl w:val="BD306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0F540B"/>
    <w:multiLevelType w:val="hybridMultilevel"/>
    <w:tmpl w:val="EB68A6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461587"/>
    <w:multiLevelType w:val="hybridMultilevel"/>
    <w:tmpl w:val="46324F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613A23"/>
    <w:multiLevelType w:val="hybridMultilevel"/>
    <w:tmpl w:val="2E920AF6"/>
    <w:lvl w:ilvl="0" w:tplc="DFA2FD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14109DD"/>
    <w:multiLevelType w:val="hybridMultilevel"/>
    <w:tmpl w:val="015453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274B41"/>
    <w:multiLevelType w:val="hybridMultilevel"/>
    <w:tmpl w:val="E6A61A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7137260"/>
    <w:multiLevelType w:val="hybridMultilevel"/>
    <w:tmpl w:val="14A09A7A"/>
    <w:lvl w:ilvl="0" w:tplc="A0E60F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C9A6FEA"/>
    <w:multiLevelType w:val="hybridMultilevel"/>
    <w:tmpl w:val="530A0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22003C"/>
    <w:multiLevelType w:val="hybridMultilevel"/>
    <w:tmpl w:val="1982E290"/>
    <w:lvl w:ilvl="0" w:tplc="DEF267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7FC322A8"/>
    <w:multiLevelType w:val="multilevel"/>
    <w:tmpl w:val="0100D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0"/>
  </w:num>
  <w:num w:numId="3">
    <w:abstractNumId w:val="21"/>
  </w:num>
  <w:num w:numId="4">
    <w:abstractNumId w:val="9"/>
  </w:num>
  <w:num w:numId="5">
    <w:abstractNumId w:val="3"/>
  </w:num>
  <w:num w:numId="6">
    <w:abstractNumId w:val="54"/>
  </w:num>
  <w:num w:numId="7">
    <w:abstractNumId w:val="24"/>
  </w:num>
  <w:num w:numId="8">
    <w:abstractNumId w:val="37"/>
  </w:num>
  <w:num w:numId="9">
    <w:abstractNumId w:val="58"/>
  </w:num>
  <w:num w:numId="10">
    <w:abstractNumId w:val="1"/>
  </w:num>
  <w:num w:numId="11">
    <w:abstractNumId w:val="18"/>
  </w:num>
  <w:num w:numId="12">
    <w:abstractNumId w:val="13"/>
  </w:num>
  <w:num w:numId="13">
    <w:abstractNumId w:val="46"/>
  </w:num>
  <w:num w:numId="14">
    <w:abstractNumId w:val="48"/>
  </w:num>
  <w:num w:numId="15">
    <w:abstractNumId w:val="8"/>
  </w:num>
  <w:num w:numId="16">
    <w:abstractNumId w:val="30"/>
  </w:num>
  <w:num w:numId="17">
    <w:abstractNumId w:val="20"/>
  </w:num>
  <w:num w:numId="18">
    <w:abstractNumId w:val="55"/>
  </w:num>
  <w:num w:numId="19">
    <w:abstractNumId w:val="53"/>
  </w:num>
  <w:num w:numId="20">
    <w:abstractNumId w:val="4"/>
  </w:num>
  <w:num w:numId="21">
    <w:abstractNumId w:val="29"/>
  </w:num>
  <w:num w:numId="22">
    <w:abstractNumId w:val="59"/>
  </w:num>
  <w:num w:numId="23">
    <w:abstractNumId w:val="43"/>
  </w:num>
  <w:num w:numId="24">
    <w:abstractNumId w:val="35"/>
  </w:num>
  <w:num w:numId="25">
    <w:abstractNumId w:val="47"/>
  </w:num>
  <w:num w:numId="26">
    <w:abstractNumId w:val="10"/>
  </w:num>
  <w:num w:numId="27">
    <w:abstractNumId w:val="5"/>
  </w:num>
  <w:num w:numId="28">
    <w:abstractNumId w:val="16"/>
  </w:num>
  <w:num w:numId="29">
    <w:abstractNumId w:val="32"/>
  </w:num>
  <w:num w:numId="30">
    <w:abstractNumId w:val="33"/>
  </w:num>
  <w:num w:numId="31">
    <w:abstractNumId w:val="51"/>
  </w:num>
  <w:num w:numId="32">
    <w:abstractNumId w:val="61"/>
  </w:num>
  <w:num w:numId="33">
    <w:abstractNumId w:val="45"/>
  </w:num>
  <w:num w:numId="34">
    <w:abstractNumId w:val="44"/>
  </w:num>
  <w:num w:numId="35">
    <w:abstractNumId w:val="38"/>
  </w:num>
  <w:num w:numId="36">
    <w:abstractNumId w:val="41"/>
  </w:num>
  <w:num w:numId="37">
    <w:abstractNumId w:val="22"/>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34"/>
  </w:num>
  <w:num w:numId="41">
    <w:abstractNumId w:val="0"/>
  </w:num>
  <w:num w:numId="42">
    <w:abstractNumId w:val="17"/>
  </w:num>
  <w:num w:numId="43">
    <w:abstractNumId w:val="56"/>
  </w:num>
  <w:num w:numId="44">
    <w:abstractNumId w:val="11"/>
  </w:num>
  <w:num w:numId="45">
    <w:abstractNumId w:val="60"/>
  </w:num>
  <w:num w:numId="46">
    <w:abstractNumId w:val="19"/>
  </w:num>
  <w:num w:numId="47">
    <w:abstractNumId w:val="50"/>
  </w:num>
  <w:num w:numId="48">
    <w:abstractNumId w:val="14"/>
  </w:num>
  <w:num w:numId="49">
    <w:abstractNumId w:val="25"/>
  </w:num>
  <w:num w:numId="50">
    <w:abstractNumId w:val="12"/>
  </w:num>
  <w:num w:numId="51">
    <w:abstractNumId w:val="42"/>
  </w:num>
  <w:num w:numId="52">
    <w:abstractNumId w:val="7"/>
  </w:num>
  <w:num w:numId="53">
    <w:abstractNumId w:val="23"/>
  </w:num>
  <w:num w:numId="54">
    <w:abstractNumId w:val="49"/>
  </w:num>
  <w:num w:numId="55">
    <w:abstractNumId w:val="15"/>
  </w:num>
  <w:num w:numId="56">
    <w:abstractNumId w:val="39"/>
  </w:num>
  <w:num w:numId="57">
    <w:abstractNumId w:val="27"/>
  </w:num>
  <w:num w:numId="58">
    <w:abstractNumId w:val="57"/>
  </w:num>
  <w:num w:numId="59">
    <w:abstractNumId w:val="52"/>
  </w:num>
  <w:num w:numId="60">
    <w:abstractNumId w:val="6"/>
  </w:num>
  <w:num w:numId="61">
    <w:abstractNumId w:val="36"/>
  </w:num>
  <w:num w:numId="62">
    <w:abstractNumId w:val="31"/>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en Lavoie">
    <w15:presenceInfo w15:providerId="Windows Live" w15:userId="4587ce104ecfae2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20"/>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useFELayout/>
  </w:compat>
  <w:rsids>
    <w:rsidRoot w:val="00E8251A"/>
    <w:rsid w:val="00001C8A"/>
    <w:rsid w:val="000059EC"/>
    <w:rsid w:val="00007A05"/>
    <w:rsid w:val="000125BC"/>
    <w:rsid w:val="00017A15"/>
    <w:rsid w:val="00030112"/>
    <w:rsid w:val="00030FF8"/>
    <w:rsid w:val="00032D60"/>
    <w:rsid w:val="00056DCC"/>
    <w:rsid w:val="0006474E"/>
    <w:rsid w:val="00071B4F"/>
    <w:rsid w:val="00071CC5"/>
    <w:rsid w:val="0007297F"/>
    <w:rsid w:val="000754BA"/>
    <w:rsid w:val="00076C87"/>
    <w:rsid w:val="000879F6"/>
    <w:rsid w:val="00094D91"/>
    <w:rsid w:val="00097147"/>
    <w:rsid w:val="000A00C1"/>
    <w:rsid w:val="000A14B4"/>
    <w:rsid w:val="000B24FA"/>
    <w:rsid w:val="000B68DB"/>
    <w:rsid w:val="000C2F5E"/>
    <w:rsid w:val="000C5FCF"/>
    <w:rsid w:val="000D4E6C"/>
    <w:rsid w:val="000D4F0F"/>
    <w:rsid w:val="000D6000"/>
    <w:rsid w:val="000D63CE"/>
    <w:rsid w:val="000E10C2"/>
    <w:rsid w:val="000E148A"/>
    <w:rsid w:val="000E2279"/>
    <w:rsid w:val="000E4CF6"/>
    <w:rsid w:val="000F2708"/>
    <w:rsid w:val="000F4D7F"/>
    <w:rsid w:val="001077CA"/>
    <w:rsid w:val="00107BD8"/>
    <w:rsid w:val="0011022A"/>
    <w:rsid w:val="00112BB0"/>
    <w:rsid w:val="00112C79"/>
    <w:rsid w:val="00114A22"/>
    <w:rsid w:val="0013439A"/>
    <w:rsid w:val="00134B21"/>
    <w:rsid w:val="00136DBB"/>
    <w:rsid w:val="0013792D"/>
    <w:rsid w:val="00146E1F"/>
    <w:rsid w:val="001508F8"/>
    <w:rsid w:val="00153FB7"/>
    <w:rsid w:val="001550D4"/>
    <w:rsid w:val="00155B6C"/>
    <w:rsid w:val="001563F9"/>
    <w:rsid w:val="001663FF"/>
    <w:rsid w:val="001704AC"/>
    <w:rsid w:val="00170E94"/>
    <w:rsid w:val="001723E3"/>
    <w:rsid w:val="00173BD1"/>
    <w:rsid w:val="001747C7"/>
    <w:rsid w:val="001765E2"/>
    <w:rsid w:val="00177708"/>
    <w:rsid w:val="00182017"/>
    <w:rsid w:val="00186BE4"/>
    <w:rsid w:val="0019296E"/>
    <w:rsid w:val="0019464E"/>
    <w:rsid w:val="00197387"/>
    <w:rsid w:val="001A63DA"/>
    <w:rsid w:val="001D1DAB"/>
    <w:rsid w:val="001D70BB"/>
    <w:rsid w:val="001E001E"/>
    <w:rsid w:val="001E0953"/>
    <w:rsid w:val="001E1256"/>
    <w:rsid w:val="001E220C"/>
    <w:rsid w:val="001E6A77"/>
    <w:rsid w:val="001E6D9A"/>
    <w:rsid w:val="001E7FAD"/>
    <w:rsid w:val="001F1BCC"/>
    <w:rsid w:val="001F79E9"/>
    <w:rsid w:val="00213E37"/>
    <w:rsid w:val="00223D97"/>
    <w:rsid w:val="00225960"/>
    <w:rsid w:val="002261D1"/>
    <w:rsid w:val="00231981"/>
    <w:rsid w:val="00231B57"/>
    <w:rsid w:val="00243032"/>
    <w:rsid w:val="00244E08"/>
    <w:rsid w:val="00253C1A"/>
    <w:rsid w:val="00272258"/>
    <w:rsid w:val="00281CDC"/>
    <w:rsid w:val="002902BE"/>
    <w:rsid w:val="00292241"/>
    <w:rsid w:val="00297334"/>
    <w:rsid w:val="002A1FE1"/>
    <w:rsid w:val="002A294E"/>
    <w:rsid w:val="002A2AC8"/>
    <w:rsid w:val="002A4F15"/>
    <w:rsid w:val="002B10FE"/>
    <w:rsid w:val="002B130A"/>
    <w:rsid w:val="002B2C3E"/>
    <w:rsid w:val="002C38CB"/>
    <w:rsid w:val="002C410A"/>
    <w:rsid w:val="002C54E3"/>
    <w:rsid w:val="002D04B7"/>
    <w:rsid w:val="002D5219"/>
    <w:rsid w:val="002D599B"/>
    <w:rsid w:val="002F0078"/>
    <w:rsid w:val="002F78BB"/>
    <w:rsid w:val="003012AD"/>
    <w:rsid w:val="003179DB"/>
    <w:rsid w:val="003231F6"/>
    <w:rsid w:val="00331CB1"/>
    <w:rsid w:val="00344CCE"/>
    <w:rsid w:val="00351DD7"/>
    <w:rsid w:val="003539AB"/>
    <w:rsid w:val="00353F9E"/>
    <w:rsid w:val="003624E2"/>
    <w:rsid w:val="0036290F"/>
    <w:rsid w:val="003669B9"/>
    <w:rsid w:val="00370304"/>
    <w:rsid w:val="003706E6"/>
    <w:rsid w:val="003749D0"/>
    <w:rsid w:val="003812DB"/>
    <w:rsid w:val="0038221F"/>
    <w:rsid w:val="00385599"/>
    <w:rsid w:val="003A0748"/>
    <w:rsid w:val="003A332C"/>
    <w:rsid w:val="003C0DB2"/>
    <w:rsid w:val="003C4AD6"/>
    <w:rsid w:val="003C6807"/>
    <w:rsid w:val="003D08B1"/>
    <w:rsid w:val="003D1C03"/>
    <w:rsid w:val="003D275A"/>
    <w:rsid w:val="003D3BE3"/>
    <w:rsid w:val="003D5211"/>
    <w:rsid w:val="003D6A14"/>
    <w:rsid w:val="003E48D0"/>
    <w:rsid w:val="003E6EB5"/>
    <w:rsid w:val="003F3A57"/>
    <w:rsid w:val="003F4121"/>
    <w:rsid w:val="003F6205"/>
    <w:rsid w:val="00404E6A"/>
    <w:rsid w:val="00406736"/>
    <w:rsid w:val="004079E4"/>
    <w:rsid w:val="00414A0A"/>
    <w:rsid w:val="004159F9"/>
    <w:rsid w:val="00420B2D"/>
    <w:rsid w:val="0042708C"/>
    <w:rsid w:val="0042725B"/>
    <w:rsid w:val="00431354"/>
    <w:rsid w:val="0043566C"/>
    <w:rsid w:val="0043598B"/>
    <w:rsid w:val="004367C8"/>
    <w:rsid w:val="004423AD"/>
    <w:rsid w:val="00443FD3"/>
    <w:rsid w:val="00450B2F"/>
    <w:rsid w:val="0046070B"/>
    <w:rsid w:val="004627D5"/>
    <w:rsid w:val="004A6291"/>
    <w:rsid w:val="004B031E"/>
    <w:rsid w:val="004B06CF"/>
    <w:rsid w:val="004B0A64"/>
    <w:rsid w:val="004B13E9"/>
    <w:rsid w:val="004B287B"/>
    <w:rsid w:val="004B45EE"/>
    <w:rsid w:val="004B5913"/>
    <w:rsid w:val="004C40C0"/>
    <w:rsid w:val="004D470C"/>
    <w:rsid w:val="004D5331"/>
    <w:rsid w:val="004E517A"/>
    <w:rsid w:val="004E5352"/>
    <w:rsid w:val="004F30BF"/>
    <w:rsid w:val="004F3A32"/>
    <w:rsid w:val="005002A2"/>
    <w:rsid w:val="0050095A"/>
    <w:rsid w:val="005049DA"/>
    <w:rsid w:val="005059D3"/>
    <w:rsid w:val="00507C79"/>
    <w:rsid w:val="00510A20"/>
    <w:rsid w:val="005121BE"/>
    <w:rsid w:val="00512DBA"/>
    <w:rsid w:val="0051311B"/>
    <w:rsid w:val="00514637"/>
    <w:rsid w:val="00515F60"/>
    <w:rsid w:val="0051717E"/>
    <w:rsid w:val="00517782"/>
    <w:rsid w:val="0052360E"/>
    <w:rsid w:val="00530FDC"/>
    <w:rsid w:val="00533776"/>
    <w:rsid w:val="00536BBA"/>
    <w:rsid w:val="00541F2E"/>
    <w:rsid w:val="00542EDE"/>
    <w:rsid w:val="005437CE"/>
    <w:rsid w:val="00544061"/>
    <w:rsid w:val="0054408F"/>
    <w:rsid w:val="0054491E"/>
    <w:rsid w:val="00544A6A"/>
    <w:rsid w:val="005459F5"/>
    <w:rsid w:val="00545E4D"/>
    <w:rsid w:val="00555DE5"/>
    <w:rsid w:val="00557FE2"/>
    <w:rsid w:val="005625BF"/>
    <w:rsid w:val="00565104"/>
    <w:rsid w:val="00572A90"/>
    <w:rsid w:val="0057705E"/>
    <w:rsid w:val="005774B1"/>
    <w:rsid w:val="00586566"/>
    <w:rsid w:val="00590AEF"/>
    <w:rsid w:val="005930DD"/>
    <w:rsid w:val="00596112"/>
    <w:rsid w:val="005963A2"/>
    <w:rsid w:val="005A4A28"/>
    <w:rsid w:val="005A6B36"/>
    <w:rsid w:val="005B089D"/>
    <w:rsid w:val="005B597C"/>
    <w:rsid w:val="005B75D3"/>
    <w:rsid w:val="005B7C8C"/>
    <w:rsid w:val="005C7D01"/>
    <w:rsid w:val="005D40F4"/>
    <w:rsid w:val="005E375F"/>
    <w:rsid w:val="005E4D1A"/>
    <w:rsid w:val="005F06DE"/>
    <w:rsid w:val="005F1C91"/>
    <w:rsid w:val="005F4547"/>
    <w:rsid w:val="005F6108"/>
    <w:rsid w:val="005F6F82"/>
    <w:rsid w:val="0060660E"/>
    <w:rsid w:val="0060730E"/>
    <w:rsid w:val="006109A8"/>
    <w:rsid w:val="00612E21"/>
    <w:rsid w:val="00613131"/>
    <w:rsid w:val="00614181"/>
    <w:rsid w:val="006176F1"/>
    <w:rsid w:val="00623062"/>
    <w:rsid w:val="00636767"/>
    <w:rsid w:val="006400D2"/>
    <w:rsid w:val="00641D0D"/>
    <w:rsid w:val="00645901"/>
    <w:rsid w:val="00657D2B"/>
    <w:rsid w:val="00663D0E"/>
    <w:rsid w:val="00664B99"/>
    <w:rsid w:val="006669D6"/>
    <w:rsid w:val="00671270"/>
    <w:rsid w:val="00672250"/>
    <w:rsid w:val="00680F70"/>
    <w:rsid w:val="006824C3"/>
    <w:rsid w:val="00691DA1"/>
    <w:rsid w:val="006A049E"/>
    <w:rsid w:val="006B66D3"/>
    <w:rsid w:val="006C00C8"/>
    <w:rsid w:val="006C1B7D"/>
    <w:rsid w:val="006C20E3"/>
    <w:rsid w:val="006C320D"/>
    <w:rsid w:val="006C397F"/>
    <w:rsid w:val="006C4F8C"/>
    <w:rsid w:val="006C707D"/>
    <w:rsid w:val="006D3466"/>
    <w:rsid w:val="006D5773"/>
    <w:rsid w:val="006E188A"/>
    <w:rsid w:val="006E4DD3"/>
    <w:rsid w:val="006E662E"/>
    <w:rsid w:val="006F34E6"/>
    <w:rsid w:val="0070224D"/>
    <w:rsid w:val="0070443C"/>
    <w:rsid w:val="007053D6"/>
    <w:rsid w:val="00705B53"/>
    <w:rsid w:val="0070799A"/>
    <w:rsid w:val="00711B1B"/>
    <w:rsid w:val="00712E9E"/>
    <w:rsid w:val="00717F97"/>
    <w:rsid w:val="007230FE"/>
    <w:rsid w:val="0072611D"/>
    <w:rsid w:val="00734477"/>
    <w:rsid w:val="00740E9D"/>
    <w:rsid w:val="0074134A"/>
    <w:rsid w:val="00751C6A"/>
    <w:rsid w:val="00751C96"/>
    <w:rsid w:val="007634A6"/>
    <w:rsid w:val="0076441B"/>
    <w:rsid w:val="0076693A"/>
    <w:rsid w:val="00767622"/>
    <w:rsid w:val="00767C2B"/>
    <w:rsid w:val="0077238C"/>
    <w:rsid w:val="00773443"/>
    <w:rsid w:val="00774391"/>
    <w:rsid w:val="00774F26"/>
    <w:rsid w:val="0078440F"/>
    <w:rsid w:val="007862DC"/>
    <w:rsid w:val="0079571D"/>
    <w:rsid w:val="00796B9A"/>
    <w:rsid w:val="00796DB6"/>
    <w:rsid w:val="007A3D4D"/>
    <w:rsid w:val="007A575A"/>
    <w:rsid w:val="007A60C7"/>
    <w:rsid w:val="007C0C36"/>
    <w:rsid w:val="007C7A04"/>
    <w:rsid w:val="007D71E6"/>
    <w:rsid w:val="007E5DEC"/>
    <w:rsid w:val="007E7A01"/>
    <w:rsid w:val="007F14D5"/>
    <w:rsid w:val="007F1A46"/>
    <w:rsid w:val="007F269D"/>
    <w:rsid w:val="007F3E3F"/>
    <w:rsid w:val="007F441A"/>
    <w:rsid w:val="00801015"/>
    <w:rsid w:val="008022A9"/>
    <w:rsid w:val="00803DAF"/>
    <w:rsid w:val="00806E28"/>
    <w:rsid w:val="00811ED0"/>
    <w:rsid w:val="00812FD7"/>
    <w:rsid w:val="00815B18"/>
    <w:rsid w:val="00821899"/>
    <w:rsid w:val="00826738"/>
    <w:rsid w:val="00827109"/>
    <w:rsid w:val="00827F3B"/>
    <w:rsid w:val="00831E76"/>
    <w:rsid w:val="0084163A"/>
    <w:rsid w:val="00845E6E"/>
    <w:rsid w:val="008550E0"/>
    <w:rsid w:val="008564BA"/>
    <w:rsid w:val="00857D8D"/>
    <w:rsid w:val="008643EB"/>
    <w:rsid w:val="00864F0E"/>
    <w:rsid w:val="008669B8"/>
    <w:rsid w:val="008747B1"/>
    <w:rsid w:val="00880883"/>
    <w:rsid w:val="0088088D"/>
    <w:rsid w:val="00881FB6"/>
    <w:rsid w:val="00883804"/>
    <w:rsid w:val="0088661E"/>
    <w:rsid w:val="00893FD1"/>
    <w:rsid w:val="008A5184"/>
    <w:rsid w:val="008B398E"/>
    <w:rsid w:val="008C0CE3"/>
    <w:rsid w:val="008C0D8B"/>
    <w:rsid w:val="008C1E5C"/>
    <w:rsid w:val="008C2384"/>
    <w:rsid w:val="008C2639"/>
    <w:rsid w:val="008D282A"/>
    <w:rsid w:val="008D7EBC"/>
    <w:rsid w:val="008E04FB"/>
    <w:rsid w:val="008E08D6"/>
    <w:rsid w:val="008E0D2F"/>
    <w:rsid w:val="008F0BDF"/>
    <w:rsid w:val="008F2388"/>
    <w:rsid w:val="0090039D"/>
    <w:rsid w:val="00900726"/>
    <w:rsid w:val="0090075E"/>
    <w:rsid w:val="00901110"/>
    <w:rsid w:val="00901A25"/>
    <w:rsid w:val="00906F46"/>
    <w:rsid w:val="00915C58"/>
    <w:rsid w:val="00917C06"/>
    <w:rsid w:val="00925198"/>
    <w:rsid w:val="009263A6"/>
    <w:rsid w:val="00927081"/>
    <w:rsid w:val="0092708C"/>
    <w:rsid w:val="00943046"/>
    <w:rsid w:val="00945C3F"/>
    <w:rsid w:val="00947395"/>
    <w:rsid w:val="009517DD"/>
    <w:rsid w:val="00951B0B"/>
    <w:rsid w:val="00952A78"/>
    <w:rsid w:val="00952D93"/>
    <w:rsid w:val="009555A8"/>
    <w:rsid w:val="009565DE"/>
    <w:rsid w:val="00965BFB"/>
    <w:rsid w:val="00966B06"/>
    <w:rsid w:val="00967E9D"/>
    <w:rsid w:val="009811A1"/>
    <w:rsid w:val="009845BB"/>
    <w:rsid w:val="00995FCC"/>
    <w:rsid w:val="009A0BA5"/>
    <w:rsid w:val="009B6EE8"/>
    <w:rsid w:val="009C0B43"/>
    <w:rsid w:val="009C59C0"/>
    <w:rsid w:val="009C7472"/>
    <w:rsid w:val="009C77F3"/>
    <w:rsid w:val="009D14F3"/>
    <w:rsid w:val="009D24D2"/>
    <w:rsid w:val="009D41DC"/>
    <w:rsid w:val="009D5E6B"/>
    <w:rsid w:val="009E1387"/>
    <w:rsid w:val="009E79A2"/>
    <w:rsid w:val="009F1DBC"/>
    <w:rsid w:val="009F3737"/>
    <w:rsid w:val="00A06014"/>
    <w:rsid w:val="00A0685D"/>
    <w:rsid w:val="00A0695C"/>
    <w:rsid w:val="00A076AA"/>
    <w:rsid w:val="00A17654"/>
    <w:rsid w:val="00A21E3C"/>
    <w:rsid w:val="00A229E4"/>
    <w:rsid w:val="00A22E63"/>
    <w:rsid w:val="00A23125"/>
    <w:rsid w:val="00A24E6D"/>
    <w:rsid w:val="00A32740"/>
    <w:rsid w:val="00A528EA"/>
    <w:rsid w:val="00A52F1A"/>
    <w:rsid w:val="00A74596"/>
    <w:rsid w:val="00A76190"/>
    <w:rsid w:val="00A83FB8"/>
    <w:rsid w:val="00A864DA"/>
    <w:rsid w:val="00A870F9"/>
    <w:rsid w:val="00A87921"/>
    <w:rsid w:val="00AA49CA"/>
    <w:rsid w:val="00AA6DCF"/>
    <w:rsid w:val="00AB0DFE"/>
    <w:rsid w:val="00AB520F"/>
    <w:rsid w:val="00AC3783"/>
    <w:rsid w:val="00AC5E71"/>
    <w:rsid w:val="00AE17E1"/>
    <w:rsid w:val="00AE1DCC"/>
    <w:rsid w:val="00AE5A38"/>
    <w:rsid w:val="00AE7BAE"/>
    <w:rsid w:val="00B00BDA"/>
    <w:rsid w:val="00B00D0F"/>
    <w:rsid w:val="00B01775"/>
    <w:rsid w:val="00B05BC4"/>
    <w:rsid w:val="00B13C4C"/>
    <w:rsid w:val="00B14CB4"/>
    <w:rsid w:val="00B22B52"/>
    <w:rsid w:val="00B23A16"/>
    <w:rsid w:val="00B26ED7"/>
    <w:rsid w:val="00B37915"/>
    <w:rsid w:val="00B45045"/>
    <w:rsid w:val="00B45605"/>
    <w:rsid w:val="00B507C9"/>
    <w:rsid w:val="00B51FDA"/>
    <w:rsid w:val="00B57647"/>
    <w:rsid w:val="00B5790C"/>
    <w:rsid w:val="00B64CE5"/>
    <w:rsid w:val="00B65637"/>
    <w:rsid w:val="00B66E3F"/>
    <w:rsid w:val="00B702B2"/>
    <w:rsid w:val="00B728A5"/>
    <w:rsid w:val="00B8095C"/>
    <w:rsid w:val="00B81D91"/>
    <w:rsid w:val="00B94953"/>
    <w:rsid w:val="00BA222D"/>
    <w:rsid w:val="00BA51F9"/>
    <w:rsid w:val="00BB254C"/>
    <w:rsid w:val="00BB5150"/>
    <w:rsid w:val="00BB561E"/>
    <w:rsid w:val="00BC6ACB"/>
    <w:rsid w:val="00BD499B"/>
    <w:rsid w:val="00BE2B50"/>
    <w:rsid w:val="00BE5CB6"/>
    <w:rsid w:val="00C05D21"/>
    <w:rsid w:val="00C2383E"/>
    <w:rsid w:val="00C24A7D"/>
    <w:rsid w:val="00C30681"/>
    <w:rsid w:val="00C34C6B"/>
    <w:rsid w:val="00C37426"/>
    <w:rsid w:val="00C41600"/>
    <w:rsid w:val="00C41E8E"/>
    <w:rsid w:val="00C43D3A"/>
    <w:rsid w:val="00C451E8"/>
    <w:rsid w:val="00C52026"/>
    <w:rsid w:val="00C5297F"/>
    <w:rsid w:val="00C5330D"/>
    <w:rsid w:val="00C55A40"/>
    <w:rsid w:val="00C627EA"/>
    <w:rsid w:val="00C64879"/>
    <w:rsid w:val="00C65641"/>
    <w:rsid w:val="00C65C15"/>
    <w:rsid w:val="00C67E97"/>
    <w:rsid w:val="00C70B36"/>
    <w:rsid w:val="00C73714"/>
    <w:rsid w:val="00C75B4A"/>
    <w:rsid w:val="00C76284"/>
    <w:rsid w:val="00C77475"/>
    <w:rsid w:val="00C77500"/>
    <w:rsid w:val="00C826DF"/>
    <w:rsid w:val="00CA23CC"/>
    <w:rsid w:val="00CA4187"/>
    <w:rsid w:val="00CB0070"/>
    <w:rsid w:val="00CB0B9D"/>
    <w:rsid w:val="00CB0FEA"/>
    <w:rsid w:val="00CB27F8"/>
    <w:rsid w:val="00CC13F5"/>
    <w:rsid w:val="00CC5E36"/>
    <w:rsid w:val="00CC755A"/>
    <w:rsid w:val="00CD52FA"/>
    <w:rsid w:val="00CD7662"/>
    <w:rsid w:val="00CE24BD"/>
    <w:rsid w:val="00CE4C7C"/>
    <w:rsid w:val="00CE7B11"/>
    <w:rsid w:val="00D060DB"/>
    <w:rsid w:val="00D15C1C"/>
    <w:rsid w:val="00D232D1"/>
    <w:rsid w:val="00D23A3A"/>
    <w:rsid w:val="00D2417C"/>
    <w:rsid w:val="00D25EEA"/>
    <w:rsid w:val="00D3023A"/>
    <w:rsid w:val="00D42B16"/>
    <w:rsid w:val="00D52672"/>
    <w:rsid w:val="00D52931"/>
    <w:rsid w:val="00D54BCF"/>
    <w:rsid w:val="00D73AE7"/>
    <w:rsid w:val="00D73C85"/>
    <w:rsid w:val="00D86CA2"/>
    <w:rsid w:val="00D90780"/>
    <w:rsid w:val="00D93BAE"/>
    <w:rsid w:val="00D962E0"/>
    <w:rsid w:val="00DA4F93"/>
    <w:rsid w:val="00DA53AA"/>
    <w:rsid w:val="00DB0B64"/>
    <w:rsid w:val="00DB1ACC"/>
    <w:rsid w:val="00DB2C93"/>
    <w:rsid w:val="00DB5ADA"/>
    <w:rsid w:val="00DB659C"/>
    <w:rsid w:val="00DC0397"/>
    <w:rsid w:val="00DC4853"/>
    <w:rsid w:val="00DD44E8"/>
    <w:rsid w:val="00DD72CE"/>
    <w:rsid w:val="00DE0A48"/>
    <w:rsid w:val="00DE6198"/>
    <w:rsid w:val="00DE730F"/>
    <w:rsid w:val="00DF35C7"/>
    <w:rsid w:val="00DF5418"/>
    <w:rsid w:val="00DF74E3"/>
    <w:rsid w:val="00E035F0"/>
    <w:rsid w:val="00E1004C"/>
    <w:rsid w:val="00E11161"/>
    <w:rsid w:val="00E16880"/>
    <w:rsid w:val="00E2086B"/>
    <w:rsid w:val="00E241FD"/>
    <w:rsid w:val="00E25617"/>
    <w:rsid w:val="00E307BB"/>
    <w:rsid w:val="00E308D5"/>
    <w:rsid w:val="00E32A30"/>
    <w:rsid w:val="00E4348C"/>
    <w:rsid w:val="00E43F94"/>
    <w:rsid w:val="00E62735"/>
    <w:rsid w:val="00E65F2A"/>
    <w:rsid w:val="00E66A1C"/>
    <w:rsid w:val="00E7005B"/>
    <w:rsid w:val="00E77620"/>
    <w:rsid w:val="00E818BC"/>
    <w:rsid w:val="00E8251A"/>
    <w:rsid w:val="00E8279C"/>
    <w:rsid w:val="00E8711C"/>
    <w:rsid w:val="00E9305E"/>
    <w:rsid w:val="00EA07A5"/>
    <w:rsid w:val="00EA2479"/>
    <w:rsid w:val="00EA5F92"/>
    <w:rsid w:val="00EA79A2"/>
    <w:rsid w:val="00EB388A"/>
    <w:rsid w:val="00EB4075"/>
    <w:rsid w:val="00EB5507"/>
    <w:rsid w:val="00EC17B2"/>
    <w:rsid w:val="00EC28F5"/>
    <w:rsid w:val="00EC727B"/>
    <w:rsid w:val="00ED1D50"/>
    <w:rsid w:val="00ED4D31"/>
    <w:rsid w:val="00ED5837"/>
    <w:rsid w:val="00ED7087"/>
    <w:rsid w:val="00EE05AF"/>
    <w:rsid w:val="00EE3585"/>
    <w:rsid w:val="00EE6643"/>
    <w:rsid w:val="00EF23AE"/>
    <w:rsid w:val="00EF3956"/>
    <w:rsid w:val="00EF4EA1"/>
    <w:rsid w:val="00EF74F0"/>
    <w:rsid w:val="00F0060E"/>
    <w:rsid w:val="00F01029"/>
    <w:rsid w:val="00F055A9"/>
    <w:rsid w:val="00F05C5A"/>
    <w:rsid w:val="00F05CF2"/>
    <w:rsid w:val="00F107DF"/>
    <w:rsid w:val="00F31082"/>
    <w:rsid w:val="00F33B30"/>
    <w:rsid w:val="00F3661F"/>
    <w:rsid w:val="00F4066A"/>
    <w:rsid w:val="00F44BD7"/>
    <w:rsid w:val="00F502EA"/>
    <w:rsid w:val="00F50EB3"/>
    <w:rsid w:val="00F519B3"/>
    <w:rsid w:val="00F51A4D"/>
    <w:rsid w:val="00F525F5"/>
    <w:rsid w:val="00F54649"/>
    <w:rsid w:val="00F6194E"/>
    <w:rsid w:val="00F61E3D"/>
    <w:rsid w:val="00F63582"/>
    <w:rsid w:val="00F64C42"/>
    <w:rsid w:val="00F67E9B"/>
    <w:rsid w:val="00F7089E"/>
    <w:rsid w:val="00F7402D"/>
    <w:rsid w:val="00F7472C"/>
    <w:rsid w:val="00F76363"/>
    <w:rsid w:val="00F76562"/>
    <w:rsid w:val="00F808CB"/>
    <w:rsid w:val="00F810E9"/>
    <w:rsid w:val="00F976A7"/>
    <w:rsid w:val="00FA19CB"/>
    <w:rsid w:val="00FA2EC4"/>
    <w:rsid w:val="00FA3245"/>
    <w:rsid w:val="00FA5824"/>
    <w:rsid w:val="00FA6376"/>
    <w:rsid w:val="00FB3B2E"/>
    <w:rsid w:val="00FB6A17"/>
    <w:rsid w:val="00FC46F3"/>
    <w:rsid w:val="00FD5AAE"/>
    <w:rsid w:val="00FE0DA2"/>
    <w:rsid w:val="00FE40BA"/>
    <w:rsid w:val="00FE6665"/>
    <w:rsid w:val="00FE7E91"/>
    <w:rsid w:val="00FF2D01"/>
    <w:rsid w:val="00FF34DB"/>
    <w:rsid w:val="00FF42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16" type="connector" idref="#Straight Arrow Connector 19"/>
        <o:r id="V:Rule17" type="connector" idref="#Straight Arrow Connector 32"/>
        <o:r id="V:Rule18" type="connector" idref="#Straight Arrow Connector 12"/>
        <o:r id="V:Rule19" type="connector" idref="#Straight Arrow Connector 18"/>
        <o:r id="V:Rule20" type="connector" idref="#Straight Arrow Connector 15"/>
        <o:r id="V:Rule21" type="connector" idref="#Straight Arrow Connector 14"/>
        <o:r id="V:Rule22" type="connector" idref="#Straight Arrow Connector 28"/>
        <o:r id="V:Rule23" type="connector" idref="#Straight Arrow Connector 29"/>
        <o:r id="V:Rule24" type="connector" idref="#Elbow Connector 39"/>
        <o:r id="V:Rule25" type="connector" idref="#Shape 71"/>
        <o:r id="V:Rule26" type="connector" idref="#Straight Arrow Connector 33"/>
        <o:r id="V:Rule27" type="connector" idref="#Straight Arrow Connector 27"/>
        <o:r id="V:Rule28" type="connector" idref="#Straight Arrow Connector 17"/>
        <o:r id="V:Rule29" type="connector" idref="#Straight Arrow Connector 13"/>
        <o:r id="V:Rule30" type="connector" idref="#AutoShape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244"/>
  </w:style>
  <w:style w:type="paragraph" w:styleId="Heading1">
    <w:name w:val="heading 1"/>
    <w:basedOn w:val="Normal"/>
    <w:next w:val="Normal"/>
    <w:link w:val="Heading1Char"/>
    <w:uiPriority w:val="9"/>
    <w:qFormat/>
    <w:rsid w:val="00E825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25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4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74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C747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C74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0673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0673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51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25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8251A"/>
    <w:pPr>
      <w:ind w:left="720"/>
      <w:contextualSpacing/>
    </w:pPr>
  </w:style>
  <w:style w:type="paragraph" w:styleId="NoSpacing">
    <w:name w:val="No Spacing"/>
    <w:link w:val="NoSpacingChar"/>
    <w:uiPriority w:val="1"/>
    <w:qFormat/>
    <w:rsid w:val="00E8251A"/>
    <w:pPr>
      <w:spacing w:after="0" w:line="240" w:lineRule="auto"/>
    </w:pPr>
  </w:style>
  <w:style w:type="paragraph" w:styleId="DocumentMap">
    <w:name w:val="Document Map"/>
    <w:basedOn w:val="Normal"/>
    <w:link w:val="DocumentMapChar"/>
    <w:uiPriority w:val="99"/>
    <w:semiHidden/>
    <w:unhideWhenUsed/>
    <w:rsid w:val="00E8251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8251A"/>
    <w:rPr>
      <w:rFonts w:ascii="Tahoma" w:hAnsi="Tahoma" w:cs="Tahoma"/>
      <w:sz w:val="16"/>
      <w:szCs w:val="16"/>
    </w:rPr>
  </w:style>
  <w:style w:type="paragraph" w:styleId="BalloonText">
    <w:name w:val="Balloon Text"/>
    <w:basedOn w:val="Normal"/>
    <w:link w:val="BalloonTextChar"/>
    <w:uiPriority w:val="99"/>
    <w:semiHidden/>
    <w:unhideWhenUsed/>
    <w:rsid w:val="00134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39A"/>
    <w:rPr>
      <w:rFonts w:ascii="Tahoma" w:hAnsi="Tahoma" w:cs="Tahoma"/>
      <w:sz w:val="16"/>
      <w:szCs w:val="16"/>
    </w:rPr>
  </w:style>
  <w:style w:type="character" w:styleId="SubtleEmphasis">
    <w:name w:val="Subtle Emphasis"/>
    <w:basedOn w:val="DefaultParagraphFont"/>
    <w:uiPriority w:val="19"/>
    <w:qFormat/>
    <w:rsid w:val="00815B18"/>
    <w:rPr>
      <w:i/>
      <w:iCs/>
      <w:color w:val="808080" w:themeColor="text1" w:themeTint="7F"/>
    </w:rPr>
  </w:style>
  <w:style w:type="paragraph" w:styleId="Subtitle">
    <w:name w:val="Subtitle"/>
    <w:basedOn w:val="Normal"/>
    <w:next w:val="Normal"/>
    <w:link w:val="SubtitleChar"/>
    <w:uiPriority w:val="11"/>
    <w:qFormat/>
    <w:rsid w:val="00815B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15B18"/>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4627D5"/>
    <w:pPr>
      <w:outlineLvl w:val="9"/>
    </w:pPr>
  </w:style>
  <w:style w:type="paragraph" w:styleId="TOC1">
    <w:name w:val="toc 1"/>
    <w:basedOn w:val="Normal"/>
    <w:next w:val="Normal"/>
    <w:autoRedefine/>
    <w:uiPriority w:val="39"/>
    <w:unhideWhenUsed/>
    <w:qFormat/>
    <w:rsid w:val="004627D5"/>
    <w:pPr>
      <w:spacing w:after="100"/>
    </w:pPr>
  </w:style>
  <w:style w:type="paragraph" w:styleId="TOC2">
    <w:name w:val="toc 2"/>
    <w:basedOn w:val="Normal"/>
    <w:next w:val="Normal"/>
    <w:autoRedefine/>
    <w:uiPriority w:val="39"/>
    <w:unhideWhenUsed/>
    <w:qFormat/>
    <w:rsid w:val="00DF35C7"/>
    <w:pPr>
      <w:tabs>
        <w:tab w:val="left" w:pos="880"/>
        <w:tab w:val="right" w:leader="dot" w:pos="9350"/>
      </w:tabs>
      <w:spacing w:after="0"/>
      <w:ind w:left="216"/>
    </w:pPr>
  </w:style>
  <w:style w:type="character" w:styleId="Hyperlink">
    <w:name w:val="Hyperlink"/>
    <w:basedOn w:val="DefaultParagraphFont"/>
    <w:uiPriority w:val="99"/>
    <w:unhideWhenUsed/>
    <w:rsid w:val="004627D5"/>
    <w:rPr>
      <w:color w:val="0000FF" w:themeColor="hyperlink"/>
      <w:u w:val="single"/>
    </w:rPr>
  </w:style>
  <w:style w:type="paragraph" w:styleId="TOC3">
    <w:name w:val="toc 3"/>
    <w:basedOn w:val="Normal"/>
    <w:next w:val="Normal"/>
    <w:autoRedefine/>
    <w:uiPriority w:val="39"/>
    <w:unhideWhenUsed/>
    <w:qFormat/>
    <w:rsid w:val="004627D5"/>
    <w:pPr>
      <w:spacing w:after="100"/>
      <w:ind w:left="440"/>
    </w:pPr>
  </w:style>
  <w:style w:type="paragraph" w:customStyle="1" w:styleId="Default">
    <w:name w:val="Default"/>
    <w:rsid w:val="009C7472"/>
    <w:pPr>
      <w:autoSpaceDE w:val="0"/>
      <w:autoSpaceDN w:val="0"/>
      <w:adjustRightInd w:val="0"/>
      <w:spacing w:after="0" w:line="240" w:lineRule="auto"/>
    </w:pPr>
    <w:rPr>
      <w:rFonts w:ascii="Calibri" w:eastAsia="Calibri" w:hAnsi="Calibri" w:cs="Calibri"/>
      <w:color w:val="000000"/>
      <w:sz w:val="24"/>
      <w:szCs w:val="24"/>
      <w:lang w:val="en-IN"/>
    </w:rPr>
  </w:style>
  <w:style w:type="character" w:customStyle="1" w:styleId="Heading3Char">
    <w:name w:val="Heading 3 Char"/>
    <w:basedOn w:val="DefaultParagraphFont"/>
    <w:link w:val="Heading3"/>
    <w:uiPriority w:val="9"/>
    <w:rsid w:val="009C747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C74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74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9C7472"/>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9C74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C7472"/>
    <w:rPr>
      <w:b/>
      <w:bCs/>
      <w:i/>
      <w:iCs/>
      <w:color w:val="4F81BD" w:themeColor="accent1"/>
    </w:rPr>
  </w:style>
  <w:style w:type="paragraph" w:styleId="Header">
    <w:name w:val="header"/>
    <w:basedOn w:val="Normal"/>
    <w:link w:val="HeaderChar"/>
    <w:uiPriority w:val="99"/>
    <w:semiHidden/>
    <w:unhideWhenUsed/>
    <w:rsid w:val="009C74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7472"/>
  </w:style>
  <w:style w:type="paragraph" w:styleId="Footer">
    <w:name w:val="footer"/>
    <w:basedOn w:val="Normal"/>
    <w:link w:val="FooterChar"/>
    <w:uiPriority w:val="99"/>
    <w:unhideWhenUsed/>
    <w:rsid w:val="009C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472"/>
  </w:style>
  <w:style w:type="character" w:customStyle="1" w:styleId="NoSpacingChar">
    <w:name w:val="No Spacing Char"/>
    <w:basedOn w:val="DefaultParagraphFont"/>
    <w:link w:val="NoSpacing"/>
    <w:uiPriority w:val="1"/>
    <w:rsid w:val="008E04FB"/>
  </w:style>
  <w:style w:type="table" w:styleId="TableGrid">
    <w:name w:val="Table Grid"/>
    <w:basedOn w:val="TableNormal"/>
    <w:uiPriority w:val="59"/>
    <w:rsid w:val="00B01775"/>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406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06736"/>
    <w:rPr>
      <w:rFonts w:asciiTheme="majorHAnsi" w:eastAsiaTheme="majorEastAsia" w:hAnsiTheme="majorHAnsi" w:cstheme="majorBidi"/>
      <w:color w:val="404040" w:themeColor="text1" w:themeTint="BF"/>
      <w:sz w:val="20"/>
      <w:szCs w:val="20"/>
    </w:rPr>
  </w:style>
  <w:style w:type="character" w:styleId="Emphasis">
    <w:name w:val="Emphasis"/>
    <w:basedOn w:val="DefaultParagraphFont"/>
    <w:uiPriority w:val="20"/>
    <w:qFormat/>
    <w:rsid w:val="00406736"/>
    <w:rPr>
      <w:i/>
      <w:iCs/>
    </w:rPr>
  </w:style>
  <w:style w:type="character" w:styleId="Strong">
    <w:name w:val="Strong"/>
    <w:basedOn w:val="DefaultParagraphFont"/>
    <w:uiPriority w:val="22"/>
    <w:qFormat/>
    <w:rsid w:val="00406736"/>
    <w:rPr>
      <w:b/>
      <w:bCs/>
    </w:rPr>
  </w:style>
  <w:style w:type="paragraph" w:styleId="Caption">
    <w:name w:val="caption"/>
    <w:basedOn w:val="Normal"/>
    <w:next w:val="Normal"/>
    <w:uiPriority w:val="35"/>
    <w:unhideWhenUsed/>
    <w:qFormat/>
    <w:rsid w:val="00DD44E8"/>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3012AD"/>
    <w:rPr>
      <w:sz w:val="16"/>
      <w:szCs w:val="16"/>
    </w:rPr>
  </w:style>
  <w:style w:type="paragraph" w:styleId="CommentText">
    <w:name w:val="annotation text"/>
    <w:basedOn w:val="Normal"/>
    <w:link w:val="CommentTextChar"/>
    <w:uiPriority w:val="99"/>
    <w:unhideWhenUsed/>
    <w:rsid w:val="003012AD"/>
    <w:pPr>
      <w:spacing w:line="240" w:lineRule="auto"/>
    </w:pPr>
    <w:rPr>
      <w:sz w:val="20"/>
      <w:szCs w:val="20"/>
    </w:rPr>
  </w:style>
  <w:style w:type="character" w:customStyle="1" w:styleId="CommentTextChar">
    <w:name w:val="Comment Text Char"/>
    <w:basedOn w:val="DefaultParagraphFont"/>
    <w:link w:val="CommentText"/>
    <w:uiPriority w:val="99"/>
    <w:rsid w:val="003012AD"/>
    <w:rPr>
      <w:rFonts w:eastAsiaTheme="minorEastAsia"/>
      <w:sz w:val="20"/>
      <w:szCs w:val="20"/>
    </w:rPr>
  </w:style>
  <w:style w:type="character" w:styleId="FollowedHyperlink">
    <w:name w:val="FollowedHyperlink"/>
    <w:basedOn w:val="DefaultParagraphFont"/>
    <w:uiPriority w:val="99"/>
    <w:semiHidden/>
    <w:unhideWhenUsed/>
    <w:rsid w:val="00A17654"/>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EF3956"/>
    <w:rPr>
      <w:rFonts w:eastAsiaTheme="minorHAnsi"/>
      <w:b/>
      <w:bCs/>
    </w:rPr>
  </w:style>
  <w:style w:type="character" w:customStyle="1" w:styleId="CommentSubjectChar">
    <w:name w:val="Comment Subject Char"/>
    <w:basedOn w:val="CommentTextChar"/>
    <w:link w:val="CommentSubject"/>
    <w:uiPriority w:val="99"/>
    <w:semiHidden/>
    <w:rsid w:val="00EF3956"/>
    <w:rPr>
      <w:rFonts w:eastAsiaTheme="minorEastAsia"/>
      <w:b/>
      <w:bCs/>
      <w:sz w:val="20"/>
      <w:szCs w:val="20"/>
    </w:rPr>
  </w:style>
  <w:style w:type="character" w:customStyle="1" w:styleId="apple-converted-space">
    <w:name w:val="apple-converted-space"/>
    <w:basedOn w:val="DefaultParagraphFont"/>
    <w:rsid w:val="002F78BB"/>
  </w:style>
  <w:style w:type="paragraph" w:styleId="NormalWeb">
    <w:name w:val="Normal (Web)"/>
    <w:basedOn w:val="Normal"/>
    <w:uiPriority w:val="99"/>
    <w:semiHidden/>
    <w:unhideWhenUsed/>
    <w:rsid w:val="003D275A"/>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5211"/>
    <w:rPr>
      <w:rFonts w:ascii="Courier New" w:eastAsia="Times New Roman" w:hAnsi="Courier New" w:cs="Courier New"/>
      <w:sz w:val="20"/>
      <w:szCs w:val="20"/>
    </w:rPr>
  </w:style>
  <w:style w:type="paragraph" w:styleId="Revision">
    <w:name w:val="Revision"/>
    <w:hidden/>
    <w:uiPriority w:val="99"/>
    <w:semiHidden/>
    <w:rsid w:val="003624E2"/>
    <w:pPr>
      <w:spacing w:after="0" w:line="240" w:lineRule="auto"/>
    </w:pPr>
  </w:style>
</w:styles>
</file>

<file path=word/webSettings.xml><?xml version="1.0" encoding="utf-8"?>
<w:webSettings xmlns:r="http://schemas.openxmlformats.org/officeDocument/2006/relationships" xmlns:w="http://schemas.openxmlformats.org/wordprocessingml/2006/main">
  <w:divs>
    <w:div w:id="1182086628">
      <w:bodyDiv w:val="1"/>
      <w:marLeft w:val="0"/>
      <w:marRight w:val="0"/>
      <w:marTop w:val="0"/>
      <w:marBottom w:val="0"/>
      <w:divBdr>
        <w:top w:val="none" w:sz="0" w:space="0" w:color="auto"/>
        <w:left w:val="none" w:sz="0" w:space="0" w:color="auto"/>
        <w:bottom w:val="none" w:sz="0" w:space="0" w:color="auto"/>
        <w:right w:val="none" w:sz="0" w:space="0" w:color="auto"/>
      </w:divBdr>
    </w:div>
    <w:div w:id="14249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37"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exchange.nagios.org/%20directory/Plugins/Java-Applications-and-Servers/Apache-Tomcat/check_tomcat-2Epl/details"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EFBC57-83F0-47E3-90B4-FB6230B56D74}"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n-US"/>
        </a:p>
      </dgm:t>
    </dgm:pt>
    <dgm:pt modelId="{799BBC93-55E7-4566-8481-07A6B8F136DA}">
      <dgm:prSet phldrT="[Text]"/>
      <dgm:spPr/>
      <dgm:t>
        <a:bodyPr/>
        <a:lstStyle/>
        <a:p>
          <a:r>
            <a:rPr lang="en-US"/>
            <a:t>nms-delivery </a:t>
          </a:r>
        </a:p>
      </dgm:t>
    </dgm:pt>
    <dgm:pt modelId="{ABC99D82-513B-4D50-848F-7F7499D481CF}" type="parTrans" cxnId="{B714CD15-20FE-4E36-A2F2-258AC05FBE98}">
      <dgm:prSet/>
      <dgm:spPr/>
      <dgm:t>
        <a:bodyPr/>
        <a:lstStyle/>
        <a:p>
          <a:endParaRPr lang="en-US"/>
        </a:p>
      </dgm:t>
    </dgm:pt>
    <dgm:pt modelId="{7343991C-3F9A-44A2-90DF-2AC52E9D2993}" type="sibTrans" cxnId="{B714CD15-20FE-4E36-A2F2-258AC05FBE98}">
      <dgm:prSet/>
      <dgm:spPr/>
      <dgm:t>
        <a:bodyPr/>
        <a:lstStyle/>
        <a:p>
          <a:endParaRPr lang="en-US"/>
        </a:p>
      </dgm:t>
    </dgm:pt>
    <dgm:pt modelId="{5601E812-9834-4BCA-8B74-A704D65599C8}">
      <dgm:prSet phldrT="[Text]"/>
      <dgm:spPr/>
      <dgm:t>
        <a:bodyPr/>
        <a:lstStyle/>
        <a:p>
          <a:r>
            <a:rPr lang="en-US"/>
            <a:t>roles</a:t>
          </a:r>
        </a:p>
      </dgm:t>
    </dgm:pt>
    <dgm:pt modelId="{24FE0D52-B49F-441B-B731-2A2CB2609E25}" type="parTrans" cxnId="{E9013EB5-317C-489C-AE2D-410CE1480C2E}">
      <dgm:prSet/>
      <dgm:spPr/>
      <dgm:t>
        <a:bodyPr/>
        <a:lstStyle/>
        <a:p>
          <a:endParaRPr lang="en-US"/>
        </a:p>
      </dgm:t>
    </dgm:pt>
    <dgm:pt modelId="{FC75BEBE-5385-4B65-B98B-18561F3D8C88}" type="sibTrans" cxnId="{E9013EB5-317C-489C-AE2D-410CE1480C2E}">
      <dgm:prSet/>
      <dgm:spPr/>
      <dgm:t>
        <a:bodyPr/>
        <a:lstStyle/>
        <a:p>
          <a:endParaRPr lang="en-US"/>
        </a:p>
      </dgm:t>
    </dgm:pt>
    <dgm:pt modelId="{110D1CBD-C10A-49A9-835A-39A0A68F9541}">
      <dgm:prSet phldrT="[Text]"/>
      <dgm:spPr/>
      <dgm:t>
        <a:bodyPr/>
        <a:lstStyle/>
        <a:p>
          <a:r>
            <a:rPr lang="en-US"/>
            <a:t>mdsdbserver</a:t>
          </a:r>
        </a:p>
      </dgm:t>
    </dgm:pt>
    <dgm:pt modelId="{D92107A8-6265-41EF-BB65-F2F57207F454}" type="parTrans" cxnId="{EB4A275A-7F6B-43E8-BC75-391F2754D250}">
      <dgm:prSet/>
      <dgm:spPr/>
      <dgm:t>
        <a:bodyPr/>
        <a:lstStyle/>
        <a:p>
          <a:endParaRPr lang="en-US"/>
        </a:p>
      </dgm:t>
    </dgm:pt>
    <dgm:pt modelId="{18E8F409-2649-41EF-BDC7-F327639AA405}" type="sibTrans" cxnId="{EB4A275A-7F6B-43E8-BC75-391F2754D250}">
      <dgm:prSet/>
      <dgm:spPr/>
      <dgm:t>
        <a:bodyPr/>
        <a:lstStyle/>
        <a:p>
          <a:endParaRPr lang="en-US"/>
        </a:p>
      </dgm:t>
    </dgm:pt>
    <dgm:pt modelId="{A7735E38-6D37-4C0D-9E2F-5021D6D6E301}">
      <dgm:prSet phldrT="[Text]"/>
      <dgm:spPr/>
      <dgm:t>
        <a:bodyPr/>
        <a:lstStyle/>
        <a:p>
          <a:r>
            <a:rPr lang="en-US"/>
            <a:t>motechwebserver</a:t>
          </a:r>
        </a:p>
      </dgm:t>
    </dgm:pt>
    <dgm:pt modelId="{5EB5FD47-449D-46BD-BB5B-AF9DB27023D7}" type="parTrans" cxnId="{AB4DE146-8CE6-4459-A121-0B3C2E39525E}">
      <dgm:prSet/>
      <dgm:spPr/>
      <dgm:t>
        <a:bodyPr/>
        <a:lstStyle/>
        <a:p>
          <a:endParaRPr lang="en-US"/>
        </a:p>
      </dgm:t>
    </dgm:pt>
    <dgm:pt modelId="{9257F000-1B6C-4EA1-B5C0-FD719AB2472E}" type="sibTrans" cxnId="{AB4DE146-8CE6-4459-A121-0B3C2E39525E}">
      <dgm:prSet/>
      <dgm:spPr/>
      <dgm:t>
        <a:bodyPr/>
        <a:lstStyle/>
        <a:p>
          <a:endParaRPr lang="en-US"/>
        </a:p>
      </dgm:t>
    </dgm:pt>
    <dgm:pt modelId="{5BB86928-020F-4E6F-ACD0-C8503FF25F3A}">
      <dgm:prSet phldrT="[Text]"/>
      <dgm:spPr/>
      <dgm:t>
        <a:bodyPr/>
        <a:lstStyle/>
        <a:p>
          <a:r>
            <a:rPr lang="en-US"/>
            <a:t>sites</a:t>
          </a:r>
        </a:p>
      </dgm:t>
    </dgm:pt>
    <dgm:pt modelId="{58D71361-F98C-4C0C-B927-0208BE45EA77}" type="parTrans" cxnId="{B8D00D62-D9A4-4CCE-8396-D30C862EED2A}">
      <dgm:prSet/>
      <dgm:spPr/>
      <dgm:t>
        <a:bodyPr/>
        <a:lstStyle/>
        <a:p>
          <a:endParaRPr lang="en-US"/>
        </a:p>
      </dgm:t>
    </dgm:pt>
    <dgm:pt modelId="{DF278694-EE5D-457B-8118-BA6B82A8787D}" type="sibTrans" cxnId="{B8D00D62-D9A4-4CCE-8396-D30C862EED2A}">
      <dgm:prSet/>
      <dgm:spPr/>
      <dgm:t>
        <a:bodyPr/>
        <a:lstStyle/>
        <a:p>
          <a:endParaRPr lang="en-US"/>
        </a:p>
      </dgm:t>
    </dgm:pt>
    <dgm:pt modelId="{4731AD68-6698-45B4-95DD-5ADB88412267}">
      <dgm:prSet phldrT="[Text]"/>
      <dgm:spPr/>
      <dgm:t>
        <a:bodyPr/>
        <a:lstStyle/>
        <a:p>
          <a:r>
            <a:rPr lang="en-US"/>
            <a:t>reportingwebserver</a:t>
          </a:r>
        </a:p>
      </dgm:t>
    </dgm:pt>
    <dgm:pt modelId="{BA3A38E9-5CF9-412E-A3C9-D0309E21E495}" type="parTrans" cxnId="{F9D16B59-060D-4ED1-9CBA-072701EF3C3A}">
      <dgm:prSet/>
      <dgm:spPr/>
      <dgm:t>
        <a:bodyPr/>
        <a:lstStyle/>
        <a:p>
          <a:endParaRPr lang="en-US"/>
        </a:p>
      </dgm:t>
    </dgm:pt>
    <dgm:pt modelId="{43430430-C675-45AE-8398-FC4A3840B79B}" type="sibTrans" cxnId="{F9D16B59-060D-4ED1-9CBA-072701EF3C3A}">
      <dgm:prSet/>
      <dgm:spPr/>
      <dgm:t>
        <a:bodyPr/>
        <a:lstStyle/>
        <a:p>
          <a:endParaRPr lang="en-US"/>
        </a:p>
      </dgm:t>
    </dgm:pt>
    <dgm:pt modelId="{38780F35-2A7D-44D4-8CA5-5AEA5765466D}">
      <dgm:prSet phldrT="[Text]"/>
      <dgm:spPr/>
      <dgm:t>
        <a:bodyPr/>
        <a:lstStyle/>
        <a:p>
          <a:r>
            <a:rPr lang="en-US"/>
            <a:t>reportingdbserver</a:t>
          </a:r>
        </a:p>
      </dgm:t>
    </dgm:pt>
    <dgm:pt modelId="{B9D4D417-32E8-4CDC-82EC-C28209CC9807}" type="parTrans" cxnId="{955E28D3-F624-47C1-9B7B-8F08F21F6545}">
      <dgm:prSet/>
      <dgm:spPr/>
      <dgm:t>
        <a:bodyPr/>
        <a:lstStyle/>
        <a:p>
          <a:endParaRPr lang="en-US"/>
        </a:p>
      </dgm:t>
    </dgm:pt>
    <dgm:pt modelId="{3AA8E90C-457F-49EB-B948-CF9A197F5DD0}" type="sibTrans" cxnId="{955E28D3-F624-47C1-9B7B-8F08F21F6545}">
      <dgm:prSet/>
      <dgm:spPr/>
      <dgm:t>
        <a:bodyPr/>
        <a:lstStyle/>
        <a:p>
          <a:endParaRPr lang="en-US"/>
        </a:p>
      </dgm:t>
    </dgm:pt>
    <dgm:pt modelId="{7928B061-E197-480E-A2AD-F79B90E8957E}">
      <dgm:prSet phldrT="[Text]"/>
      <dgm:spPr/>
      <dgm:t>
        <a:bodyPr/>
        <a:lstStyle/>
        <a:p>
          <a:r>
            <a:rPr lang="en-US"/>
            <a:t>Variables</a:t>
          </a:r>
        </a:p>
      </dgm:t>
    </dgm:pt>
    <dgm:pt modelId="{FB0A5B76-924E-4B1B-B3C5-99DC83822C2F}" type="parTrans" cxnId="{C49359EA-81ED-48C4-BFFB-8078DA351D08}">
      <dgm:prSet/>
      <dgm:spPr/>
      <dgm:t>
        <a:bodyPr/>
        <a:lstStyle/>
        <a:p>
          <a:endParaRPr lang="en-US"/>
        </a:p>
      </dgm:t>
    </dgm:pt>
    <dgm:pt modelId="{8DDC3EE9-020E-4B39-A0F0-129D89E61B1F}" type="sibTrans" cxnId="{C49359EA-81ED-48C4-BFFB-8078DA351D08}">
      <dgm:prSet/>
      <dgm:spPr/>
      <dgm:t>
        <a:bodyPr/>
        <a:lstStyle/>
        <a:p>
          <a:endParaRPr lang="en-US"/>
        </a:p>
      </dgm:t>
    </dgm:pt>
    <dgm:pt modelId="{7430E53F-C1D6-415B-AA8A-F81A98C36670}">
      <dgm:prSet phldrT="[Text]"/>
      <dgm:spPr/>
      <dgm:t>
        <a:bodyPr/>
        <a:lstStyle/>
        <a:p>
          <a:r>
            <a:rPr lang="en-US"/>
            <a:t> task</a:t>
          </a:r>
        </a:p>
      </dgm:t>
    </dgm:pt>
    <dgm:pt modelId="{DEA73407-C121-4C05-BF5E-68F10060F8C0}" type="parTrans" cxnId="{03E8BC34-E38C-4471-9E90-260B83E70717}">
      <dgm:prSet/>
      <dgm:spPr/>
      <dgm:t>
        <a:bodyPr/>
        <a:lstStyle/>
        <a:p>
          <a:endParaRPr lang="en-US"/>
        </a:p>
      </dgm:t>
    </dgm:pt>
    <dgm:pt modelId="{18821CB9-4866-4DB6-84A4-479284A032AC}" type="sibTrans" cxnId="{03E8BC34-E38C-4471-9E90-260B83E70717}">
      <dgm:prSet/>
      <dgm:spPr/>
      <dgm:t>
        <a:bodyPr/>
        <a:lstStyle/>
        <a:p>
          <a:endParaRPr lang="en-US"/>
        </a:p>
      </dgm:t>
    </dgm:pt>
    <dgm:pt modelId="{BBB11267-D1CC-4FEB-8E7D-DDA0FD86FCC4}">
      <dgm:prSet phldrT="[Text]"/>
      <dgm:spPr/>
      <dgm:t>
        <a:bodyPr/>
        <a:lstStyle/>
        <a:p>
          <a:r>
            <a:rPr lang="en-US"/>
            <a:t>handlers</a:t>
          </a:r>
        </a:p>
      </dgm:t>
    </dgm:pt>
    <dgm:pt modelId="{07533A9C-49C9-45F1-9BC8-B88900C1E397}" type="parTrans" cxnId="{41D5E68A-71EB-4884-AC93-BCCECF3D8C3C}">
      <dgm:prSet/>
      <dgm:spPr/>
      <dgm:t>
        <a:bodyPr/>
        <a:lstStyle/>
        <a:p>
          <a:endParaRPr lang="en-US"/>
        </a:p>
      </dgm:t>
    </dgm:pt>
    <dgm:pt modelId="{9DD5FC57-349A-4070-A655-CB0124979AC3}" type="sibTrans" cxnId="{41D5E68A-71EB-4884-AC93-BCCECF3D8C3C}">
      <dgm:prSet/>
      <dgm:spPr/>
      <dgm:t>
        <a:bodyPr/>
        <a:lstStyle/>
        <a:p>
          <a:endParaRPr lang="en-US"/>
        </a:p>
      </dgm:t>
    </dgm:pt>
    <dgm:pt modelId="{0E76B45E-506A-4A21-BD10-15B95828FD74}">
      <dgm:prSet phldrT="[Text]"/>
      <dgm:spPr/>
      <dgm:t>
        <a:bodyPr/>
        <a:lstStyle/>
        <a:p>
          <a:r>
            <a:rPr lang="en-US"/>
            <a:t>templates</a:t>
          </a:r>
        </a:p>
      </dgm:t>
    </dgm:pt>
    <dgm:pt modelId="{F8A189E6-2B2F-468D-8AF7-884E8F0E7949}" type="parTrans" cxnId="{63CB863A-1B6E-4C89-9F27-2A0818A1459B}">
      <dgm:prSet/>
      <dgm:spPr/>
      <dgm:t>
        <a:bodyPr/>
        <a:lstStyle/>
        <a:p>
          <a:endParaRPr lang="en-US"/>
        </a:p>
      </dgm:t>
    </dgm:pt>
    <dgm:pt modelId="{9F1457A9-857E-4E7F-B578-050CE061A303}" type="sibTrans" cxnId="{63CB863A-1B6E-4C89-9F27-2A0818A1459B}">
      <dgm:prSet/>
      <dgm:spPr/>
      <dgm:t>
        <a:bodyPr/>
        <a:lstStyle/>
        <a:p>
          <a:endParaRPr lang="en-US"/>
        </a:p>
      </dgm:t>
    </dgm:pt>
    <dgm:pt modelId="{D21A290F-D831-40D0-BF9A-56DBF6D906F4}">
      <dgm:prSet phldrT="[Text]"/>
      <dgm:spPr/>
      <dgm:t>
        <a:bodyPr/>
        <a:lstStyle/>
        <a:p>
          <a:r>
            <a:rPr lang="en-US"/>
            <a:t>MySQL conf</a:t>
          </a:r>
        </a:p>
      </dgm:t>
    </dgm:pt>
    <dgm:pt modelId="{66B955A3-B7F7-4A0E-B76F-7BD5DA131145}" type="parTrans" cxnId="{714AB4C1-07FB-498D-94A3-B4C67E06F556}">
      <dgm:prSet/>
      <dgm:spPr/>
      <dgm:t>
        <a:bodyPr/>
        <a:lstStyle/>
        <a:p>
          <a:endParaRPr lang="en-US"/>
        </a:p>
      </dgm:t>
    </dgm:pt>
    <dgm:pt modelId="{AA6CC54A-E16F-4275-B598-5A3E1D42B3D7}" type="sibTrans" cxnId="{714AB4C1-07FB-498D-94A3-B4C67E06F556}">
      <dgm:prSet/>
      <dgm:spPr/>
      <dgm:t>
        <a:bodyPr/>
        <a:lstStyle/>
        <a:p>
          <a:endParaRPr lang="en-US"/>
        </a:p>
      </dgm:t>
    </dgm:pt>
    <dgm:pt modelId="{CE867AB7-3AAF-472A-88D4-341BFCCE184E}">
      <dgm:prSet phldrT="[Text]"/>
      <dgm:spPr/>
      <dgm:t>
        <a:bodyPr/>
        <a:lstStyle/>
        <a:p>
          <a:r>
            <a:rPr lang="en-US"/>
            <a:t>Keepalived Conf</a:t>
          </a:r>
        </a:p>
      </dgm:t>
    </dgm:pt>
    <dgm:pt modelId="{DB952AFF-4029-4EDD-87FC-75AE4297C3A4}" type="parTrans" cxnId="{2E4DE65D-63FB-462D-BDE6-92A7F4F34B0D}">
      <dgm:prSet/>
      <dgm:spPr/>
      <dgm:t>
        <a:bodyPr/>
        <a:lstStyle/>
        <a:p>
          <a:endParaRPr lang="en-US"/>
        </a:p>
      </dgm:t>
    </dgm:pt>
    <dgm:pt modelId="{9B21E516-35CC-477C-856F-1132A8AAA03D}" type="sibTrans" cxnId="{2E4DE65D-63FB-462D-BDE6-92A7F4F34B0D}">
      <dgm:prSet/>
      <dgm:spPr/>
      <dgm:t>
        <a:bodyPr/>
        <a:lstStyle/>
        <a:p>
          <a:endParaRPr lang="en-US"/>
        </a:p>
      </dgm:t>
    </dgm:pt>
    <dgm:pt modelId="{F1ADA458-7481-46F5-AA54-C5ADCADAC49B}">
      <dgm:prSet phldrT="[Text]"/>
      <dgm:spPr/>
      <dgm:t>
        <a:bodyPr/>
        <a:lstStyle/>
        <a:p>
          <a:r>
            <a:rPr lang="en-US"/>
            <a:t>tasks</a:t>
          </a:r>
        </a:p>
      </dgm:t>
    </dgm:pt>
    <dgm:pt modelId="{5529C40D-716F-4FFF-801A-54DE1A597283}" type="parTrans" cxnId="{817E2853-1562-4A36-90DB-878AA82B9998}">
      <dgm:prSet/>
      <dgm:spPr/>
      <dgm:t>
        <a:bodyPr/>
        <a:lstStyle/>
        <a:p>
          <a:endParaRPr lang="en-US"/>
        </a:p>
      </dgm:t>
    </dgm:pt>
    <dgm:pt modelId="{9CB0C459-B4C6-4087-816E-8BD98930F587}" type="sibTrans" cxnId="{817E2853-1562-4A36-90DB-878AA82B9998}">
      <dgm:prSet/>
      <dgm:spPr/>
      <dgm:t>
        <a:bodyPr/>
        <a:lstStyle/>
        <a:p>
          <a:endParaRPr lang="en-US"/>
        </a:p>
      </dgm:t>
    </dgm:pt>
    <dgm:pt modelId="{D120CC92-5AD1-4C45-9588-B229CFC7D7C0}">
      <dgm:prSet phldrT="[Text]"/>
      <dgm:spPr/>
      <dgm:t>
        <a:bodyPr/>
        <a:lstStyle/>
        <a:p>
          <a:r>
            <a:rPr lang="en-US"/>
            <a:t>Nagios Agents</a:t>
          </a:r>
        </a:p>
      </dgm:t>
    </dgm:pt>
    <dgm:pt modelId="{2C10AD1D-BCDC-45FA-8FAD-CE242C6C06F9}" type="parTrans" cxnId="{C8E0A918-6B85-4E78-8DC2-F619033B887A}">
      <dgm:prSet/>
      <dgm:spPr/>
      <dgm:t>
        <a:bodyPr/>
        <a:lstStyle/>
        <a:p>
          <a:endParaRPr lang="en-US"/>
        </a:p>
      </dgm:t>
    </dgm:pt>
    <dgm:pt modelId="{7747DF6A-E2E8-40D7-8DE9-AA66D29CB8B9}" type="sibTrans" cxnId="{C8E0A918-6B85-4E78-8DC2-F619033B887A}">
      <dgm:prSet/>
      <dgm:spPr/>
      <dgm:t>
        <a:bodyPr/>
        <a:lstStyle/>
        <a:p>
          <a:endParaRPr lang="en-US"/>
        </a:p>
      </dgm:t>
    </dgm:pt>
    <dgm:pt modelId="{D0BBE6A0-EF3F-4CC8-A9E6-D1B07DEB95C2}">
      <dgm:prSet phldrT="[Text]"/>
      <dgm:spPr/>
      <dgm:t>
        <a:bodyPr/>
        <a:lstStyle/>
        <a:p>
          <a:r>
            <a:rPr lang="en-US"/>
            <a:t>handlers</a:t>
          </a:r>
        </a:p>
      </dgm:t>
    </dgm:pt>
    <dgm:pt modelId="{DB9300C1-9567-4D87-AABF-A98B788B6C1B}" type="parTrans" cxnId="{BD34B790-499D-4800-8044-00BE95420573}">
      <dgm:prSet/>
      <dgm:spPr/>
      <dgm:t>
        <a:bodyPr/>
        <a:lstStyle/>
        <a:p>
          <a:endParaRPr lang="en-US"/>
        </a:p>
      </dgm:t>
    </dgm:pt>
    <dgm:pt modelId="{40C86820-0B95-42F3-A9F1-C9B0EDA76543}" type="sibTrans" cxnId="{BD34B790-499D-4800-8044-00BE95420573}">
      <dgm:prSet/>
      <dgm:spPr/>
      <dgm:t>
        <a:bodyPr/>
        <a:lstStyle/>
        <a:p>
          <a:endParaRPr lang="en-US"/>
        </a:p>
      </dgm:t>
    </dgm:pt>
    <dgm:pt modelId="{C70B7B0C-0A29-47D7-8CE1-1A5706073C8F}">
      <dgm:prSet phldrT="[Text]"/>
      <dgm:spPr/>
      <dgm:t>
        <a:bodyPr/>
        <a:lstStyle/>
        <a:p>
          <a:r>
            <a:rPr lang="en-US"/>
            <a:t>templates</a:t>
          </a:r>
        </a:p>
      </dgm:t>
    </dgm:pt>
    <dgm:pt modelId="{5BB2CD87-BD10-4943-B9BC-347C24E3701F}" type="parTrans" cxnId="{A9B9D728-39FB-4E28-86BC-A064A49D902A}">
      <dgm:prSet/>
      <dgm:spPr/>
      <dgm:t>
        <a:bodyPr/>
        <a:lstStyle/>
        <a:p>
          <a:endParaRPr lang="en-US"/>
        </a:p>
      </dgm:t>
    </dgm:pt>
    <dgm:pt modelId="{88ECC167-694D-49EC-A417-177A1906CCF1}" type="sibTrans" cxnId="{A9B9D728-39FB-4E28-86BC-A064A49D902A}">
      <dgm:prSet/>
      <dgm:spPr/>
      <dgm:t>
        <a:bodyPr/>
        <a:lstStyle/>
        <a:p>
          <a:endParaRPr lang="en-US"/>
        </a:p>
      </dgm:t>
    </dgm:pt>
    <dgm:pt modelId="{BF48F4F6-30CB-4058-A0DF-67FB17A15AD2}">
      <dgm:prSet phldrT="[Text]"/>
      <dgm:spPr/>
      <dgm:t>
        <a:bodyPr/>
        <a:lstStyle/>
        <a:p>
          <a:r>
            <a:rPr lang="en-US"/>
            <a:t>tomcat  conf</a:t>
          </a:r>
        </a:p>
      </dgm:t>
    </dgm:pt>
    <dgm:pt modelId="{444F7312-4254-4E2B-B00C-EF2349AF249B}" type="parTrans" cxnId="{065785CB-1773-462D-9F48-85085C19056D}">
      <dgm:prSet/>
      <dgm:spPr/>
      <dgm:t>
        <a:bodyPr/>
        <a:lstStyle/>
        <a:p>
          <a:endParaRPr lang="en-US"/>
        </a:p>
      </dgm:t>
    </dgm:pt>
    <dgm:pt modelId="{F00A0500-10D8-435E-B4E1-E2AF9C134A69}" type="sibTrans" cxnId="{065785CB-1773-462D-9F48-85085C19056D}">
      <dgm:prSet/>
      <dgm:spPr/>
      <dgm:t>
        <a:bodyPr/>
        <a:lstStyle/>
        <a:p>
          <a:endParaRPr lang="en-US"/>
        </a:p>
      </dgm:t>
    </dgm:pt>
    <dgm:pt modelId="{B6275E7B-65AC-4636-BE91-D390B0D9B6D9}">
      <dgm:prSet phldrT="[Text]"/>
      <dgm:spPr/>
      <dgm:t>
        <a:bodyPr/>
        <a:lstStyle/>
        <a:p>
          <a:r>
            <a:rPr lang="en-US"/>
            <a:t>motech properties</a:t>
          </a:r>
        </a:p>
      </dgm:t>
    </dgm:pt>
    <dgm:pt modelId="{4808B136-5065-4CA1-B148-83C81FE7A18F}" type="parTrans" cxnId="{7F0E69C8-E810-4F4F-A486-F519436A5E33}">
      <dgm:prSet/>
      <dgm:spPr/>
      <dgm:t>
        <a:bodyPr/>
        <a:lstStyle/>
        <a:p>
          <a:endParaRPr lang="en-US"/>
        </a:p>
      </dgm:t>
    </dgm:pt>
    <dgm:pt modelId="{E74D07EA-9072-44D7-A869-8572D83820A7}" type="sibTrans" cxnId="{7F0E69C8-E810-4F4F-A486-F519436A5E33}">
      <dgm:prSet/>
      <dgm:spPr/>
      <dgm:t>
        <a:bodyPr/>
        <a:lstStyle/>
        <a:p>
          <a:endParaRPr lang="en-US"/>
        </a:p>
      </dgm:t>
    </dgm:pt>
    <dgm:pt modelId="{9B3771F6-E5A4-42AC-B7E3-D3E1666D49C3}">
      <dgm:prSet phldrT="[Text]"/>
      <dgm:spPr/>
      <dgm:t>
        <a:bodyPr/>
        <a:lstStyle/>
        <a:p>
          <a:r>
            <a:rPr lang="en-US"/>
            <a:t>Nagios Agents</a:t>
          </a:r>
        </a:p>
      </dgm:t>
    </dgm:pt>
    <dgm:pt modelId="{C87741AE-3711-45D8-9CF9-0AAA5FAC7FA5}" type="parTrans" cxnId="{13E2987F-4320-4C2E-BF97-C33C8AC08C3E}">
      <dgm:prSet/>
      <dgm:spPr/>
      <dgm:t>
        <a:bodyPr/>
        <a:lstStyle/>
        <a:p>
          <a:endParaRPr lang="en-US"/>
        </a:p>
      </dgm:t>
    </dgm:pt>
    <dgm:pt modelId="{37A4BE67-02E5-44CB-B15E-9D80E1DB0BCC}" type="sibTrans" cxnId="{13E2987F-4320-4C2E-BF97-C33C8AC08C3E}">
      <dgm:prSet/>
      <dgm:spPr/>
      <dgm:t>
        <a:bodyPr/>
        <a:lstStyle/>
        <a:p>
          <a:endParaRPr lang="en-US"/>
        </a:p>
      </dgm:t>
    </dgm:pt>
    <dgm:pt modelId="{A872EFDB-8E46-4455-B7EA-B31542B9190C}">
      <dgm:prSet phldrT="[Text]"/>
      <dgm:spPr/>
      <dgm:t>
        <a:bodyPr/>
        <a:lstStyle/>
        <a:p>
          <a:r>
            <a:rPr lang="en-US"/>
            <a:t>templates</a:t>
          </a:r>
        </a:p>
      </dgm:t>
    </dgm:pt>
    <dgm:pt modelId="{FBA5CBD9-9CE4-4C8A-A5F3-5A7767B40FAE}" type="parTrans" cxnId="{2DBFBD95-7EB8-43AE-A715-8DA658C52284}">
      <dgm:prSet/>
      <dgm:spPr/>
      <dgm:t>
        <a:bodyPr/>
        <a:lstStyle/>
        <a:p>
          <a:endParaRPr lang="en-US"/>
        </a:p>
      </dgm:t>
    </dgm:pt>
    <dgm:pt modelId="{1E8ECF31-0FBF-4BBB-A97F-551343AD1237}" type="sibTrans" cxnId="{2DBFBD95-7EB8-43AE-A715-8DA658C52284}">
      <dgm:prSet/>
      <dgm:spPr/>
      <dgm:t>
        <a:bodyPr/>
        <a:lstStyle/>
        <a:p>
          <a:endParaRPr lang="en-US"/>
        </a:p>
      </dgm:t>
    </dgm:pt>
    <dgm:pt modelId="{50B4F28C-62D9-41DF-932C-EF10C1581E6D}">
      <dgm:prSet phldrT="[Text]"/>
      <dgm:spPr/>
      <dgm:t>
        <a:bodyPr/>
        <a:lstStyle/>
        <a:p>
          <a:r>
            <a:rPr lang="en-US"/>
            <a:t>dbinfo</a:t>
          </a:r>
        </a:p>
      </dgm:t>
    </dgm:pt>
    <dgm:pt modelId="{450DCAF0-5282-49CA-A294-E24D5E6C7175}" type="parTrans" cxnId="{C7515135-3D3B-4E57-8D50-278CEBF642F1}">
      <dgm:prSet/>
      <dgm:spPr/>
      <dgm:t>
        <a:bodyPr/>
        <a:lstStyle/>
        <a:p>
          <a:endParaRPr lang="en-US"/>
        </a:p>
      </dgm:t>
    </dgm:pt>
    <dgm:pt modelId="{9D93CFAD-34BE-42CD-A447-5F66CFD20401}" type="sibTrans" cxnId="{C7515135-3D3B-4E57-8D50-278CEBF642F1}">
      <dgm:prSet/>
      <dgm:spPr/>
      <dgm:t>
        <a:bodyPr/>
        <a:lstStyle/>
        <a:p>
          <a:endParaRPr lang="en-US"/>
        </a:p>
      </dgm:t>
    </dgm:pt>
    <dgm:pt modelId="{067CDA49-3425-451B-979F-6DA7CD6D2257}">
      <dgm:prSet phldrT="[Text]"/>
      <dgm:spPr/>
      <dgm:t>
        <a:bodyPr/>
        <a:lstStyle/>
        <a:p>
          <a:r>
            <a:rPr lang="en-US"/>
            <a:t>inputcontrol</a:t>
          </a:r>
        </a:p>
      </dgm:t>
    </dgm:pt>
    <dgm:pt modelId="{40A76BDE-5A85-48C5-AD76-9C88441DE6C8}" type="parTrans" cxnId="{47574813-D91F-44EE-9423-FD81A1399F00}">
      <dgm:prSet/>
      <dgm:spPr/>
      <dgm:t>
        <a:bodyPr/>
        <a:lstStyle/>
        <a:p>
          <a:endParaRPr lang="en-US"/>
        </a:p>
      </dgm:t>
    </dgm:pt>
    <dgm:pt modelId="{3125B73C-0F4D-4586-B5B7-25230B78E2EF}" type="sibTrans" cxnId="{47574813-D91F-44EE-9423-FD81A1399F00}">
      <dgm:prSet/>
      <dgm:spPr/>
      <dgm:t>
        <a:bodyPr/>
        <a:lstStyle/>
        <a:p>
          <a:endParaRPr lang="en-US"/>
        </a:p>
      </dgm:t>
    </dgm:pt>
    <dgm:pt modelId="{26CDD7DC-793C-45CF-A763-FF1E9B331457}">
      <dgm:prSet phldrT="[Text]"/>
      <dgm:spPr/>
      <dgm:t>
        <a:bodyPr/>
        <a:lstStyle/>
        <a:p>
          <a:endParaRPr lang="en-US"/>
        </a:p>
        <a:p>
          <a:r>
            <a:rPr lang="en-US"/>
            <a:t>reports</a:t>
          </a:r>
        </a:p>
      </dgm:t>
    </dgm:pt>
    <dgm:pt modelId="{71E3BBA4-FD54-4DB3-8E46-ECA18892C344}" type="parTrans" cxnId="{58A486BB-9972-4023-8FC4-C59FBA95660B}">
      <dgm:prSet/>
      <dgm:spPr/>
      <dgm:t>
        <a:bodyPr/>
        <a:lstStyle/>
        <a:p>
          <a:endParaRPr lang="en-US"/>
        </a:p>
      </dgm:t>
    </dgm:pt>
    <dgm:pt modelId="{CED9881D-A943-487F-8A17-9C818EDE2F47}" type="sibTrans" cxnId="{58A486BB-9972-4023-8FC4-C59FBA95660B}">
      <dgm:prSet/>
      <dgm:spPr/>
      <dgm:t>
        <a:bodyPr/>
        <a:lstStyle/>
        <a:p>
          <a:endParaRPr lang="en-US"/>
        </a:p>
      </dgm:t>
    </dgm:pt>
    <dgm:pt modelId="{EFC0C830-F89A-4E4D-8E1D-FF8E40EC67AC}">
      <dgm:prSet phldrT="[Text]"/>
      <dgm:spPr/>
      <dgm:t>
        <a:bodyPr/>
        <a:lstStyle/>
        <a:p>
          <a:r>
            <a:rPr lang="en-US"/>
            <a:t>Nagios agents</a:t>
          </a:r>
        </a:p>
      </dgm:t>
    </dgm:pt>
    <dgm:pt modelId="{59F861C6-BCBA-43A8-84DA-576CAE35D3E6}" type="parTrans" cxnId="{EEACE224-E0CE-4388-9F4B-6BDFC6FB2585}">
      <dgm:prSet/>
      <dgm:spPr/>
      <dgm:t>
        <a:bodyPr/>
        <a:lstStyle/>
        <a:p>
          <a:endParaRPr lang="en-US"/>
        </a:p>
      </dgm:t>
    </dgm:pt>
    <dgm:pt modelId="{0ACCCD09-B5E7-4C87-8E97-CB4D5B78EA98}" type="sibTrans" cxnId="{EEACE224-E0CE-4388-9F4B-6BDFC6FB2585}">
      <dgm:prSet/>
      <dgm:spPr/>
      <dgm:t>
        <a:bodyPr/>
        <a:lstStyle/>
        <a:p>
          <a:endParaRPr lang="en-US"/>
        </a:p>
      </dgm:t>
    </dgm:pt>
    <dgm:pt modelId="{048D1B7C-BD4E-47D1-B6F1-CEF06885190E}" type="pres">
      <dgm:prSet presAssocID="{10EFBC57-83F0-47E3-90B4-FB6230B56D74}" presName="hierChild1" presStyleCnt="0">
        <dgm:presLayoutVars>
          <dgm:orgChart val="1"/>
          <dgm:chPref val="1"/>
          <dgm:dir/>
          <dgm:animOne val="branch"/>
          <dgm:animLvl val="lvl"/>
          <dgm:resizeHandles/>
        </dgm:presLayoutVars>
      </dgm:prSet>
      <dgm:spPr/>
      <dgm:t>
        <a:bodyPr/>
        <a:lstStyle/>
        <a:p>
          <a:endParaRPr lang="en-US"/>
        </a:p>
      </dgm:t>
    </dgm:pt>
    <dgm:pt modelId="{661B777B-0192-4961-9949-14B284FAECAC}" type="pres">
      <dgm:prSet presAssocID="{799BBC93-55E7-4566-8481-07A6B8F136DA}" presName="hierRoot1" presStyleCnt="0">
        <dgm:presLayoutVars>
          <dgm:hierBranch val="init"/>
        </dgm:presLayoutVars>
      </dgm:prSet>
      <dgm:spPr/>
    </dgm:pt>
    <dgm:pt modelId="{9815CCE5-F6E1-4AA0-939C-425F6B841BA4}" type="pres">
      <dgm:prSet presAssocID="{799BBC93-55E7-4566-8481-07A6B8F136DA}" presName="rootComposite1" presStyleCnt="0"/>
      <dgm:spPr/>
    </dgm:pt>
    <dgm:pt modelId="{4FF58046-5DDB-4FB7-A51F-FEA31648F90D}" type="pres">
      <dgm:prSet presAssocID="{799BBC93-55E7-4566-8481-07A6B8F136DA}" presName="rootText1" presStyleLbl="node0" presStyleIdx="0" presStyleCnt="1">
        <dgm:presLayoutVars>
          <dgm:chPref val="3"/>
        </dgm:presLayoutVars>
      </dgm:prSet>
      <dgm:spPr/>
      <dgm:t>
        <a:bodyPr/>
        <a:lstStyle/>
        <a:p>
          <a:endParaRPr lang="en-US"/>
        </a:p>
      </dgm:t>
    </dgm:pt>
    <dgm:pt modelId="{1F54C3DE-1A49-4649-AF88-D8A5277F3FCA}" type="pres">
      <dgm:prSet presAssocID="{799BBC93-55E7-4566-8481-07A6B8F136DA}" presName="rootConnector1" presStyleLbl="node1" presStyleIdx="0" presStyleCnt="0"/>
      <dgm:spPr/>
      <dgm:t>
        <a:bodyPr/>
        <a:lstStyle/>
        <a:p>
          <a:endParaRPr lang="en-US"/>
        </a:p>
      </dgm:t>
    </dgm:pt>
    <dgm:pt modelId="{7620F235-C25F-409C-B263-2DD6B3BA7546}" type="pres">
      <dgm:prSet presAssocID="{799BBC93-55E7-4566-8481-07A6B8F136DA}" presName="hierChild2" presStyleCnt="0"/>
      <dgm:spPr/>
    </dgm:pt>
    <dgm:pt modelId="{B70DC369-FC09-4721-94B7-58C148FCA492}" type="pres">
      <dgm:prSet presAssocID="{24FE0D52-B49F-441B-B731-2A2CB2609E25}" presName="Name37" presStyleLbl="parChTrans1D2" presStyleIdx="0" presStyleCnt="3"/>
      <dgm:spPr/>
      <dgm:t>
        <a:bodyPr/>
        <a:lstStyle/>
        <a:p>
          <a:endParaRPr lang="en-US"/>
        </a:p>
      </dgm:t>
    </dgm:pt>
    <dgm:pt modelId="{51ACB23D-52D9-405B-8B82-E5048B40082E}" type="pres">
      <dgm:prSet presAssocID="{5601E812-9834-4BCA-8B74-A704D65599C8}" presName="hierRoot2" presStyleCnt="0">
        <dgm:presLayoutVars>
          <dgm:hierBranch val="init"/>
        </dgm:presLayoutVars>
      </dgm:prSet>
      <dgm:spPr/>
    </dgm:pt>
    <dgm:pt modelId="{2752A5DE-9124-489C-87FE-0509A7BC2877}" type="pres">
      <dgm:prSet presAssocID="{5601E812-9834-4BCA-8B74-A704D65599C8}" presName="rootComposite" presStyleCnt="0"/>
      <dgm:spPr/>
    </dgm:pt>
    <dgm:pt modelId="{D7C31057-BBC1-4F74-89E3-95DE68FC1828}" type="pres">
      <dgm:prSet presAssocID="{5601E812-9834-4BCA-8B74-A704D65599C8}" presName="rootText" presStyleLbl="node2" presStyleIdx="0" presStyleCnt="3">
        <dgm:presLayoutVars>
          <dgm:chPref val="3"/>
        </dgm:presLayoutVars>
      </dgm:prSet>
      <dgm:spPr/>
      <dgm:t>
        <a:bodyPr/>
        <a:lstStyle/>
        <a:p>
          <a:endParaRPr lang="en-US"/>
        </a:p>
      </dgm:t>
    </dgm:pt>
    <dgm:pt modelId="{438BCEB4-3FF4-419E-B983-F3EC674B379E}" type="pres">
      <dgm:prSet presAssocID="{5601E812-9834-4BCA-8B74-A704D65599C8}" presName="rootConnector" presStyleLbl="node2" presStyleIdx="0" presStyleCnt="3"/>
      <dgm:spPr/>
      <dgm:t>
        <a:bodyPr/>
        <a:lstStyle/>
        <a:p>
          <a:endParaRPr lang="en-US"/>
        </a:p>
      </dgm:t>
    </dgm:pt>
    <dgm:pt modelId="{C60580B2-6C03-4FE0-AEC6-77B4ADBA5363}" type="pres">
      <dgm:prSet presAssocID="{5601E812-9834-4BCA-8B74-A704D65599C8}" presName="hierChild4" presStyleCnt="0"/>
      <dgm:spPr/>
    </dgm:pt>
    <dgm:pt modelId="{D2D29499-771A-4383-BDF1-4DAFDE31EDB3}" type="pres">
      <dgm:prSet presAssocID="{D92107A8-6265-41EF-BB65-F2F57207F454}" presName="Name37" presStyleLbl="parChTrans1D3" presStyleIdx="0" presStyleCnt="4"/>
      <dgm:spPr/>
      <dgm:t>
        <a:bodyPr/>
        <a:lstStyle/>
        <a:p>
          <a:endParaRPr lang="en-US"/>
        </a:p>
      </dgm:t>
    </dgm:pt>
    <dgm:pt modelId="{368BD0EA-8732-4A83-AA0D-66E938058D2B}" type="pres">
      <dgm:prSet presAssocID="{110D1CBD-C10A-49A9-835A-39A0A68F9541}" presName="hierRoot2" presStyleCnt="0">
        <dgm:presLayoutVars>
          <dgm:hierBranch val="init"/>
        </dgm:presLayoutVars>
      </dgm:prSet>
      <dgm:spPr/>
    </dgm:pt>
    <dgm:pt modelId="{3E6784EC-D62F-4772-B70D-F52EB29C6C76}" type="pres">
      <dgm:prSet presAssocID="{110D1CBD-C10A-49A9-835A-39A0A68F9541}" presName="rootComposite" presStyleCnt="0"/>
      <dgm:spPr/>
    </dgm:pt>
    <dgm:pt modelId="{5AEF0E45-C42C-4D40-A8F8-D354350C0D20}" type="pres">
      <dgm:prSet presAssocID="{110D1CBD-C10A-49A9-835A-39A0A68F9541}" presName="rootText" presStyleLbl="node3" presStyleIdx="0" presStyleCnt="4">
        <dgm:presLayoutVars>
          <dgm:chPref val="3"/>
        </dgm:presLayoutVars>
      </dgm:prSet>
      <dgm:spPr/>
      <dgm:t>
        <a:bodyPr/>
        <a:lstStyle/>
        <a:p>
          <a:endParaRPr lang="en-US"/>
        </a:p>
      </dgm:t>
    </dgm:pt>
    <dgm:pt modelId="{64CE7296-F849-4708-A9CA-A2C7A15E9C52}" type="pres">
      <dgm:prSet presAssocID="{110D1CBD-C10A-49A9-835A-39A0A68F9541}" presName="rootConnector" presStyleLbl="node3" presStyleIdx="0" presStyleCnt="4"/>
      <dgm:spPr/>
      <dgm:t>
        <a:bodyPr/>
        <a:lstStyle/>
        <a:p>
          <a:endParaRPr lang="en-US"/>
        </a:p>
      </dgm:t>
    </dgm:pt>
    <dgm:pt modelId="{1AF198E0-3EE9-4D9F-93CE-70E65D2B7EE1}" type="pres">
      <dgm:prSet presAssocID="{110D1CBD-C10A-49A9-835A-39A0A68F9541}" presName="hierChild4" presStyleCnt="0"/>
      <dgm:spPr/>
    </dgm:pt>
    <dgm:pt modelId="{1B47DF86-CD63-4D95-88E4-66DC8D330CB6}" type="pres">
      <dgm:prSet presAssocID="{DEA73407-C121-4C05-BF5E-68F10060F8C0}" presName="Name37" presStyleLbl="parChTrans1D4" presStyleIdx="0" presStyleCnt="17"/>
      <dgm:spPr/>
      <dgm:t>
        <a:bodyPr/>
        <a:lstStyle/>
        <a:p>
          <a:endParaRPr lang="en-US"/>
        </a:p>
      </dgm:t>
    </dgm:pt>
    <dgm:pt modelId="{87E3FF77-3828-42B3-9518-6A293543115F}" type="pres">
      <dgm:prSet presAssocID="{7430E53F-C1D6-415B-AA8A-F81A98C36670}" presName="hierRoot2" presStyleCnt="0">
        <dgm:presLayoutVars>
          <dgm:hierBranch val="init"/>
        </dgm:presLayoutVars>
      </dgm:prSet>
      <dgm:spPr/>
    </dgm:pt>
    <dgm:pt modelId="{1970D5D2-A959-4460-8BC1-9B8FEB79C625}" type="pres">
      <dgm:prSet presAssocID="{7430E53F-C1D6-415B-AA8A-F81A98C36670}" presName="rootComposite" presStyleCnt="0"/>
      <dgm:spPr/>
    </dgm:pt>
    <dgm:pt modelId="{A311C933-42A4-4F65-A234-35AEAFD93829}" type="pres">
      <dgm:prSet presAssocID="{7430E53F-C1D6-415B-AA8A-F81A98C36670}" presName="rootText" presStyleLbl="node4" presStyleIdx="0" presStyleCnt="17">
        <dgm:presLayoutVars>
          <dgm:chPref val="3"/>
        </dgm:presLayoutVars>
      </dgm:prSet>
      <dgm:spPr/>
      <dgm:t>
        <a:bodyPr/>
        <a:lstStyle/>
        <a:p>
          <a:endParaRPr lang="en-US"/>
        </a:p>
      </dgm:t>
    </dgm:pt>
    <dgm:pt modelId="{D1D12B7C-C2C7-4EC7-8541-E469763CEB01}" type="pres">
      <dgm:prSet presAssocID="{7430E53F-C1D6-415B-AA8A-F81A98C36670}" presName="rootConnector" presStyleLbl="node4" presStyleIdx="0" presStyleCnt="17"/>
      <dgm:spPr/>
      <dgm:t>
        <a:bodyPr/>
        <a:lstStyle/>
        <a:p>
          <a:endParaRPr lang="en-US"/>
        </a:p>
      </dgm:t>
    </dgm:pt>
    <dgm:pt modelId="{AEC3931C-E8F7-480A-AD5B-B6B8BD191554}" type="pres">
      <dgm:prSet presAssocID="{7430E53F-C1D6-415B-AA8A-F81A98C36670}" presName="hierChild4" presStyleCnt="0"/>
      <dgm:spPr/>
    </dgm:pt>
    <dgm:pt modelId="{CFC39F11-9B86-4EBE-ADD4-041FBBD9FDE3}" type="pres">
      <dgm:prSet presAssocID="{7430E53F-C1D6-415B-AA8A-F81A98C36670}" presName="hierChild5" presStyleCnt="0"/>
      <dgm:spPr/>
    </dgm:pt>
    <dgm:pt modelId="{3A6A79AB-0441-4EFA-9633-7C9B738E5C65}" type="pres">
      <dgm:prSet presAssocID="{07533A9C-49C9-45F1-9BC8-B88900C1E397}" presName="Name37" presStyleLbl="parChTrans1D4" presStyleIdx="1" presStyleCnt="17"/>
      <dgm:spPr/>
      <dgm:t>
        <a:bodyPr/>
        <a:lstStyle/>
        <a:p>
          <a:endParaRPr lang="en-US"/>
        </a:p>
      </dgm:t>
    </dgm:pt>
    <dgm:pt modelId="{5CFE55CC-80CA-47F4-8B72-F391F6490AF8}" type="pres">
      <dgm:prSet presAssocID="{BBB11267-D1CC-4FEB-8E7D-DDA0FD86FCC4}" presName="hierRoot2" presStyleCnt="0">
        <dgm:presLayoutVars>
          <dgm:hierBranch val="init"/>
        </dgm:presLayoutVars>
      </dgm:prSet>
      <dgm:spPr/>
    </dgm:pt>
    <dgm:pt modelId="{AC92E5F6-F7E7-431D-B6CF-D3891471C0FF}" type="pres">
      <dgm:prSet presAssocID="{BBB11267-D1CC-4FEB-8E7D-DDA0FD86FCC4}" presName="rootComposite" presStyleCnt="0"/>
      <dgm:spPr/>
    </dgm:pt>
    <dgm:pt modelId="{71914649-CD61-45E0-A805-9177CC77C14E}" type="pres">
      <dgm:prSet presAssocID="{BBB11267-D1CC-4FEB-8E7D-DDA0FD86FCC4}" presName="rootText" presStyleLbl="node4" presStyleIdx="1" presStyleCnt="17">
        <dgm:presLayoutVars>
          <dgm:chPref val="3"/>
        </dgm:presLayoutVars>
      </dgm:prSet>
      <dgm:spPr/>
      <dgm:t>
        <a:bodyPr/>
        <a:lstStyle/>
        <a:p>
          <a:endParaRPr lang="en-US"/>
        </a:p>
      </dgm:t>
    </dgm:pt>
    <dgm:pt modelId="{1453485A-372F-46FC-B43F-957276595114}" type="pres">
      <dgm:prSet presAssocID="{BBB11267-D1CC-4FEB-8E7D-DDA0FD86FCC4}" presName="rootConnector" presStyleLbl="node4" presStyleIdx="1" presStyleCnt="17"/>
      <dgm:spPr/>
      <dgm:t>
        <a:bodyPr/>
        <a:lstStyle/>
        <a:p>
          <a:endParaRPr lang="en-US"/>
        </a:p>
      </dgm:t>
    </dgm:pt>
    <dgm:pt modelId="{AC037A56-B3C0-4770-B3C1-B0C85A875267}" type="pres">
      <dgm:prSet presAssocID="{BBB11267-D1CC-4FEB-8E7D-DDA0FD86FCC4}" presName="hierChild4" presStyleCnt="0"/>
      <dgm:spPr/>
    </dgm:pt>
    <dgm:pt modelId="{833CBCA5-0882-404E-B08B-6CB351DE2C27}" type="pres">
      <dgm:prSet presAssocID="{BBB11267-D1CC-4FEB-8E7D-DDA0FD86FCC4}" presName="hierChild5" presStyleCnt="0"/>
      <dgm:spPr/>
    </dgm:pt>
    <dgm:pt modelId="{A0B4AC29-7F57-49A3-B379-F3658CDBF9F9}" type="pres">
      <dgm:prSet presAssocID="{F8A189E6-2B2F-468D-8AF7-884E8F0E7949}" presName="Name37" presStyleLbl="parChTrans1D4" presStyleIdx="2" presStyleCnt="17"/>
      <dgm:spPr/>
      <dgm:t>
        <a:bodyPr/>
        <a:lstStyle/>
        <a:p>
          <a:endParaRPr lang="en-US"/>
        </a:p>
      </dgm:t>
    </dgm:pt>
    <dgm:pt modelId="{18431DC3-7428-4A0D-8B73-C3891825BB21}" type="pres">
      <dgm:prSet presAssocID="{0E76B45E-506A-4A21-BD10-15B95828FD74}" presName="hierRoot2" presStyleCnt="0">
        <dgm:presLayoutVars>
          <dgm:hierBranch val="init"/>
        </dgm:presLayoutVars>
      </dgm:prSet>
      <dgm:spPr/>
    </dgm:pt>
    <dgm:pt modelId="{B5C32AE6-1830-42D1-8970-9B90FCA0D3F6}" type="pres">
      <dgm:prSet presAssocID="{0E76B45E-506A-4A21-BD10-15B95828FD74}" presName="rootComposite" presStyleCnt="0"/>
      <dgm:spPr/>
    </dgm:pt>
    <dgm:pt modelId="{2CDF9574-E707-4809-ADEA-8E313B430B5E}" type="pres">
      <dgm:prSet presAssocID="{0E76B45E-506A-4A21-BD10-15B95828FD74}" presName="rootText" presStyleLbl="node4" presStyleIdx="2" presStyleCnt="17">
        <dgm:presLayoutVars>
          <dgm:chPref val="3"/>
        </dgm:presLayoutVars>
      </dgm:prSet>
      <dgm:spPr/>
      <dgm:t>
        <a:bodyPr/>
        <a:lstStyle/>
        <a:p>
          <a:endParaRPr lang="en-US"/>
        </a:p>
      </dgm:t>
    </dgm:pt>
    <dgm:pt modelId="{B3F89EDB-8EC6-448F-AE74-7559FDA99DEA}" type="pres">
      <dgm:prSet presAssocID="{0E76B45E-506A-4A21-BD10-15B95828FD74}" presName="rootConnector" presStyleLbl="node4" presStyleIdx="2" presStyleCnt="17"/>
      <dgm:spPr/>
      <dgm:t>
        <a:bodyPr/>
        <a:lstStyle/>
        <a:p>
          <a:endParaRPr lang="en-US"/>
        </a:p>
      </dgm:t>
    </dgm:pt>
    <dgm:pt modelId="{F9BBC3C9-5148-41E1-A81B-04725E836B93}" type="pres">
      <dgm:prSet presAssocID="{0E76B45E-506A-4A21-BD10-15B95828FD74}" presName="hierChild4" presStyleCnt="0"/>
      <dgm:spPr/>
    </dgm:pt>
    <dgm:pt modelId="{32EDDF79-F3CD-4D10-BD2B-62F67F92B75F}" type="pres">
      <dgm:prSet presAssocID="{66B955A3-B7F7-4A0E-B76F-7BD5DA131145}" presName="Name37" presStyleLbl="parChTrans1D4" presStyleIdx="3" presStyleCnt="17"/>
      <dgm:spPr/>
      <dgm:t>
        <a:bodyPr/>
        <a:lstStyle/>
        <a:p>
          <a:endParaRPr lang="en-US"/>
        </a:p>
      </dgm:t>
    </dgm:pt>
    <dgm:pt modelId="{CD0C6BC0-D992-4714-8126-13F379805042}" type="pres">
      <dgm:prSet presAssocID="{D21A290F-D831-40D0-BF9A-56DBF6D906F4}" presName="hierRoot2" presStyleCnt="0">
        <dgm:presLayoutVars>
          <dgm:hierBranch val="init"/>
        </dgm:presLayoutVars>
      </dgm:prSet>
      <dgm:spPr/>
    </dgm:pt>
    <dgm:pt modelId="{7C90AFFA-36EC-4DBD-93E6-7DC3E7C68546}" type="pres">
      <dgm:prSet presAssocID="{D21A290F-D831-40D0-BF9A-56DBF6D906F4}" presName="rootComposite" presStyleCnt="0"/>
      <dgm:spPr/>
    </dgm:pt>
    <dgm:pt modelId="{FF3C8311-D970-4910-8167-4953EF42290E}" type="pres">
      <dgm:prSet presAssocID="{D21A290F-D831-40D0-BF9A-56DBF6D906F4}" presName="rootText" presStyleLbl="node4" presStyleIdx="3" presStyleCnt="17">
        <dgm:presLayoutVars>
          <dgm:chPref val="3"/>
        </dgm:presLayoutVars>
      </dgm:prSet>
      <dgm:spPr/>
      <dgm:t>
        <a:bodyPr/>
        <a:lstStyle/>
        <a:p>
          <a:endParaRPr lang="en-US"/>
        </a:p>
      </dgm:t>
    </dgm:pt>
    <dgm:pt modelId="{690C92FF-37D9-4544-803C-BDA35BF72B6A}" type="pres">
      <dgm:prSet presAssocID="{D21A290F-D831-40D0-BF9A-56DBF6D906F4}" presName="rootConnector" presStyleLbl="node4" presStyleIdx="3" presStyleCnt="17"/>
      <dgm:spPr/>
      <dgm:t>
        <a:bodyPr/>
        <a:lstStyle/>
        <a:p>
          <a:endParaRPr lang="en-US"/>
        </a:p>
      </dgm:t>
    </dgm:pt>
    <dgm:pt modelId="{AD5EB44F-69FC-40EF-B000-BF5EAB8C04EE}" type="pres">
      <dgm:prSet presAssocID="{D21A290F-D831-40D0-BF9A-56DBF6D906F4}" presName="hierChild4" presStyleCnt="0"/>
      <dgm:spPr/>
    </dgm:pt>
    <dgm:pt modelId="{24B9353A-4BE8-4973-9C6D-453B18F5CEA4}" type="pres">
      <dgm:prSet presAssocID="{D21A290F-D831-40D0-BF9A-56DBF6D906F4}" presName="hierChild5" presStyleCnt="0"/>
      <dgm:spPr/>
    </dgm:pt>
    <dgm:pt modelId="{C90CF7AB-24C2-41BC-A05B-57AEFF239FA9}" type="pres">
      <dgm:prSet presAssocID="{DB952AFF-4029-4EDD-87FC-75AE4297C3A4}" presName="Name37" presStyleLbl="parChTrans1D4" presStyleIdx="4" presStyleCnt="17"/>
      <dgm:spPr/>
      <dgm:t>
        <a:bodyPr/>
        <a:lstStyle/>
        <a:p>
          <a:endParaRPr lang="en-US"/>
        </a:p>
      </dgm:t>
    </dgm:pt>
    <dgm:pt modelId="{42C6C3D1-8FEC-433F-A57B-7E25A56701D4}" type="pres">
      <dgm:prSet presAssocID="{CE867AB7-3AAF-472A-88D4-341BFCCE184E}" presName="hierRoot2" presStyleCnt="0">
        <dgm:presLayoutVars>
          <dgm:hierBranch val="init"/>
        </dgm:presLayoutVars>
      </dgm:prSet>
      <dgm:spPr/>
    </dgm:pt>
    <dgm:pt modelId="{036C4A5B-E00B-4ED1-9A11-8A8DBDF1F04B}" type="pres">
      <dgm:prSet presAssocID="{CE867AB7-3AAF-472A-88D4-341BFCCE184E}" presName="rootComposite" presStyleCnt="0"/>
      <dgm:spPr/>
    </dgm:pt>
    <dgm:pt modelId="{DF605ACE-F234-4C1B-9D3D-82048D3032BD}" type="pres">
      <dgm:prSet presAssocID="{CE867AB7-3AAF-472A-88D4-341BFCCE184E}" presName="rootText" presStyleLbl="node4" presStyleIdx="4" presStyleCnt="17">
        <dgm:presLayoutVars>
          <dgm:chPref val="3"/>
        </dgm:presLayoutVars>
      </dgm:prSet>
      <dgm:spPr/>
      <dgm:t>
        <a:bodyPr/>
        <a:lstStyle/>
        <a:p>
          <a:endParaRPr lang="en-US"/>
        </a:p>
      </dgm:t>
    </dgm:pt>
    <dgm:pt modelId="{91FD872B-A214-47CD-A23B-A5EC12289073}" type="pres">
      <dgm:prSet presAssocID="{CE867AB7-3AAF-472A-88D4-341BFCCE184E}" presName="rootConnector" presStyleLbl="node4" presStyleIdx="4" presStyleCnt="17"/>
      <dgm:spPr/>
      <dgm:t>
        <a:bodyPr/>
        <a:lstStyle/>
        <a:p>
          <a:endParaRPr lang="en-US"/>
        </a:p>
      </dgm:t>
    </dgm:pt>
    <dgm:pt modelId="{76FF99A8-7BF9-4ECD-9D1D-385B703289E0}" type="pres">
      <dgm:prSet presAssocID="{CE867AB7-3AAF-472A-88D4-341BFCCE184E}" presName="hierChild4" presStyleCnt="0"/>
      <dgm:spPr/>
    </dgm:pt>
    <dgm:pt modelId="{B5509F6D-ACBA-4460-8A16-4B17BE48F6C4}" type="pres">
      <dgm:prSet presAssocID="{CE867AB7-3AAF-472A-88D4-341BFCCE184E}" presName="hierChild5" presStyleCnt="0"/>
      <dgm:spPr/>
    </dgm:pt>
    <dgm:pt modelId="{A7E8B3CF-5251-43F7-BA85-E5744C681AEC}" type="pres">
      <dgm:prSet presAssocID="{2C10AD1D-BCDC-45FA-8FAD-CE242C6C06F9}" presName="Name37" presStyleLbl="parChTrans1D4" presStyleIdx="5" presStyleCnt="17"/>
      <dgm:spPr/>
      <dgm:t>
        <a:bodyPr/>
        <a:lstStyle/>
        <a:p>
          <a:endParaRPr lang="en-US"/>
        </a:p>
      </dgm:t>
    </dgm:pt>
    <dgm:pt modelId="{006A70AC-06B9-40AF-956C-E0BFBA794509}" type="pres">
      <dgm:prSet presAssocID="{D120CC92-5AD1-4C45-9588-B229CFC7D7C0}" presName="hierRoot2" presStyleCnt="0">
        <dgm:presLayoutVars>
          <dgm:hierBranch val="init"/>
        </dgm:presLayoutVars>
      </dgm:prSet>
      <dgm:spPr/>
    </dgm:pt>
    <dgm:pt modelId="{0E23863D-E755-40D8-ABE8-49B70EDD40D3}" type="pres">
      <dgm:prSet presAssocID="{D120CC92-5AD1-4C45-9588-B229CFC7D7C0}" presName="rootComposite" presStyleCnt="0"/>
      <dgm:spPr/>
    </dgm:pt>
    <dgm:pt modelId="{C6564871-10AA-4429-996A-F85C26BFC886}" type="pres">
      <dgm:prSet presAssocID="{D120CC92-5AD1-4C45-9588-B229CFC7D7C0}" presName="rootText" presStyleLbl="node4" presStyleIdx="5" presStyleCnt="17">
        <dgm:presLayoutVars>
          <dgm:chPref val="3"/>
        </dgm:presLayoutVars>
      </dgm:prSet>
      <dgm:spPr/>
      <dgm:t>
        <a:bodyPr/>
        <a:lstStyle/>
        <a:p>
          <a:endParaRPr lang="en-US"/>
        </a:p>
      </dgm:t>
    </dgm:pt>
    <dgm:pt modelId="{F9922F9D-FDE5-4C03-A953-DE9B83FC562B}" type="pres">
      <dgm:prSet presAssocID="{D120CC92-5AD1-4C45-9588-B229CFC7D7C0}" presName="rootConnector" presStyleLbl="node4" presStyleIdx="5" presStyleCnt="17"/>
      <dgm:spPr/>
      <dgm:t>
        <a:bodyPr/>
        <a:lstStyle/>
        <a:p>
          <a:endParaRPr lang="en-US"/>
        </a:p>
      </dgm:t>
    </dgm:pt>
    <dgm:pt modelId="{F1DC1BFB-4C11-4175-93DD-F4DEDC2058DC}" type="pres">
      <dgm:prSet presAssocID="{D120CC92-5AD1-4C45-9588-B229CFC7D7C0}" presName="hierChild4" presStyleCnt="0"/>
      <dgm:spPr/>
    </dgm:pt>
    <dgm:pt modelId="{CF11646F-D26C-488E-9028-038128A737F5}" type="pres">
      <dgm:prSet presAssocID="{D120CC92-5AD1-4C45-9588-B229CFC7D7C0}" presName="hierChild5" presStyleCnt="0"/>
      <dgm:spPr/>
    </dgm:pt>
    <dgm:pt modelId="{D3370914-B5FE-4E1D-B538-1EF8B55FBAFA}" type="pres">
      <dgm:prSet presAssocID="{0E76B45E-506A-4A21-BD10-15B95828FD74}" presName="hierChild5" presStyleCnt="0"/>
      <dgm:spPr/>
    </dgm:pt>
    <dgm:pt modelId="{30F63708-0394-4EA0-BDF8-DD71FFFF521D}" type="pres">
      <dgm:prSet presAssocID="{110D1CBD-C10A-49A9-835A-39A0A68F9541}" presName="hierChild5" presStyleCnt="0"/>
      <dgm:spPr/>
    </dgm:pt>
    <dgm:pt modelId="{920CB048-CA26-4DE7-B8AD-465003FD4AA2}" type="pres">
      <dgm:prSet presAssocID="{5EB5FD47-449D-46BD-BB5B-AF9DB27023D7}" presName="Name37" presStyleLbl="parChTrans1D3" presStyleIdx="1" presStyleCnt="4"/>
      <dgm:spPr/>
      <dgm:t>
        <a:bodyPr/>
        <a:lstStyle/>
        <a:p>
          <a:endParaRPr lang="en-US"/>
        </a:p>
      </dgm:t>
    </dgm:pt>
    <dgm:pt modelId="{A4ED8544-AE78-4FCF-8942-5DC01D998FC1}" type="pres">
      <dgm:prSet presAssocID="{A7735E38-6D37-4C0D-9E2F-5021D6D6E301}" presName="hierRoot2" presStyleCnt="0">
        <dgm:presLayoutVars>
          <dgm:hierBranch val="init"/>
        </dgm:presLayoutVars>
      </dgm:prSet>
      <dgm:spPr/>
    </dgm:pt>
    <dgm:pt modelId="{1018A54A-355B-4D82-9FAE-2FB82224C452}" type="pres">
      <dgm:prSet presAssocID="{A7735E38-6D37-4C0D-9E2F-5021D6D6E301}" presName="rootComposite" presStyleCnt="0"/>
      <dgm:spPr/>
    </dgm:pt>
    <dgm:pt modelId="{AD3D217B-195B-43AE-A7C6-92CC0E30C524}" type="pres">
      <dgm:prSet presAssocID="{A7735E38-6D37-4C0D-9E2F-5021D6D6E301}" presName="rootText" presStyleLbl="node3" presStyleIdx="1" presStyleCnt="4">
        <dgm:presLayoutVars>
          <dgm:chPref val="3"/>
        </dgm:presLayoutVars>
      </dgm:prSet>
      <dgm:spPr/>
      <dgm:t>
        <a:bodyPr/>
        <a:lstStyle/>
        <a:p>
          <a:endParaRPr lang="en-US"/>
        </a:p>
      </dgm:t>
    </dgm:pt>
    <dgm:pt modelId="{8B528989-5B1D-415F-B697-C8F4C3760F31}" type="pres">
      <dgm:prSet presAssocID="{A7735E38-6D37-4C0D-9E2F-5021D6D6E301}" presName="rootConnector" presStyleLbl="node3" presStyleIdx="1" presStyleCnt="4"/>
      <dgm:spPr/>
      <dgm:t>
        <a:bodyPr/>
        <a:lstStyle/>
        <a:p>
          <a:endParaRPr lang="en-US"/>
        </a:p>
      </dgm:t>
    </dgm:pt>
    <dgm:pt modelId="{EB8EBBDB-BEF2-4324-A39E-1C6A353C7BB1}" type="pres">
      <dgm:prSet presAssocID="{A7735E38-6D37-4C0D-9E2F-5021D6D6E301}" presName="hierChild4" presStyleCnt="0"/>
      <dgm:spPr/>
    </dgm:pt>
    <dgm:pt modelId="{31E401D2-19A8-484E-890A-28DF0F57F3C7}" type="pres">
      <dgm:prSet presAssocID="{5529C40D-716F-4FFF-801A-54DE1A597283}" presName="Name37" presStyleLbl="parChTrans1D4" presStyleIdx="6" presStyleCnt="17"/>
      <dgm:spPr/>
      <dgm:t>
        <a:bodyPr/>
        <a:lstStyle/>
        <a:p>
          <a:endParaRPr lang="en-US"/>
        </a:p>
      </dgm:t>
    </dgm:pt>
    <dgm:pt modelId="{4107274D-2747-429D-9007-32DBA9CEFC09}" type="pres">
      <dgm:prSet presAssocID="{F1ADA458-7481-46F5-AA54-C5ADCADAC49B}" presName="hierRoot2" presStyleCnt="0">
        <dgm:presLayoutVars>
          <dgm:hierBranch val="init"/>
        </dgm:presLayoutVars>
      </dgm:prSet>
      <dgm:spPr/>
    </dgm:pt>
    <dgm:pt modelId="{F562410D-1FC8-4FEA-9E8E-28B7F91321E6}" type="pres">
      <dgm:prSet presAssocID="{F1ADA458-7481-46F5-AA54-C5ADCADAC49B}" presName="rootComposite" presStyleCnt="0"/>
      <dgm:spPr/>
    </dgm:pt>
    <dgm:pt modelId="{1C50A54D-1F94-4587-B182-B072820782C4}" type="pres">
      <dgm:prSet presAssocID="{F1ADA458-7481-46F5-AA54-C5ADCADAC49B}" presName="rootText" presStyleLbl="node4" presStyleIdx="6" presStyleCnt="17">
        <dgm:presLayoutVars>
          <dgm:chPref val="3"/>
        </dgm:presLayoutVars>
      </dgm:prSet>
      <dgm:spPr/>
      <dgm:t>
        <a:bodyPr/>
        <a:lstStyle/>
        <a:p>
          <a:endParaRPr lang="en-US"/>
        </a:p>
      </dgm:t>
    </dgm:pt>
    <dgm:pt modelId="{A0B9E648-457A-4763-9741-EA51A5EE2D63}" type="pres">
      <dgm:prSet presAssocID="{F1ADA458-7481-46F5-AA54-C5ADCADAC49B}" presName="rootConnector" presStyleLbl="node4" presStyleIdx="6" presStyleCnt="17"/>
      <dgm:spPr/>
      <dgm:t>
        <a:bodyPr/>
        <a:lstStyle/>
        <a:p>
          <a:endParaRPr lang="en-US"/>
        </a:p>
      </dgm:t>
    </dgm:pt>
    <dgm:pt modelId="{03B666ED-1B36-4A5A-A6C5-7E88C3EBE2AE}" type="pres">
      <dgm:prSet presAssocID="{F1ADA458-7481-46F5-AA54-C5ADCADAC49B}" presName="hierChild4" presStyleCnt="0"/>
      <dgm:spPr/>
    </dgm:pt>
    <dgm:pt modelId="{F0BE393F-0D2D-44A9-A4E0-EAC1005DBB9A}" type="pres">
      <dgm:prSet presAssocID="{F1ADA458-7481-46F5-AA54-C5ADCADAC49B}" presName="hierChild5" presStyleCnt="0"/>
      <dgm:spPr/>
    </dgm:pt>
    <dgm:pt modelId="{6A1CD0DD-94FE-4880-AE1F-9894DCF041B6}" type="pres">
      <dgm:prSet presAssocID="{DB9300C1-9567-4D87-AABF-A98B788B6C1B}" presName="Name37" presStyleLbl="parChTrans1D4" presStyleIdx="7" presStyleCnt="17"/>
      <dgm:spPr/>
      <dgm:t>
        <a:bodyPr/>
        <a:lstStyle/>
        <a:p>
          <a:endParaRPr lang="en-US"/>
        </a:p>
      </dgm:t>
    </dgm:pt>
    <dgm:pt modelId="{3C89E2B2-44BE-4541-B85E-687B5250A14C}" type="pres">
      <dgm:prSet presAssocID="{D0BBE6A0-EF3F-4CC8-A9E6-D1B07DEB95C2}" presName="hierRoot2" presStyleCnt="0">
        <dgm:presLayoutVars>
          <dgm:hierBranch val="init"/>
        </dgm:presLayoutVars>
      </dgm:prSet>
      <dgm:spPr/>
    </dgm:pt>
    <dgm:pt modelId="{A37B402E-A898-4D3A-8635-E5211D229203}" type="pres">
      <dgm:prSet presAssocID="{D0BBE6A0-EF3F-4CC8-A9E6-D1B07DEB95C2}" presName="rootComposite" presStyleCnt="0"/>
      <dgm:spPr/>
    </dgm:pt>
    <dgm:pt modelId="{FCC2C37D-C501-4585-B85B-FA7BD0BFBC05}" type="pres">
      <dgm:prSet presAssocID="{D0BBE6A0-EF3F-4CC8-A9E6-D1B07DEB95C2}" presName="rootText" presStyleLbl="node4" presStyleIdx="7" presStyleCnt="17">
        <dgm:presLayoutVars>
          <dgm:chPref val="3"/>
        </dgm:presLayoutVars>
      </dgm:prSet>
      <dgm:spPr/>
      <dgm:t>
        <a:bodyPr/>
        <a:lstStyle/>
        <a:p>
          <a:endParaRPr lang="en-US"/>
        </a:p>
      </dgm:t>
    </dgm:pt>
    <dgm:pt modelId="{B097816C-93C5-41C4-9113-C1C511525FE6}" type="pres">
      <dgm:prSet presAssocID="{D0BBE6A0-EF3F-4CC8-A9E6-D1B07DEB95C2}" presName="rootConnector" presStyleLbl="node4" presStyleIdx="7" presStyleCnt="17"/>
      <dgm:spPr/>
      <dgm:t>
        <a:bodyPr/>
        <a:lstStyle/>
        <a:p>
          <a:endParaRPr lang="en-US"/>
        </a:p>
      </dgm:t>
    </dgm:pt>
    <dgm:pt modelId="{568A2C06-954D-4723-91D5-A00EAC617C40}" type="pres">
      <dgm:prSet presAssocID="{D0BBE6A0-EF3F-4CC8-A9E6-D1B07DEB95C2}" presName="hierChild4" presStyleCnt="0"/>
      <dgm:spPr/>
    </dgm:pt>
    <dgm:pt modelId="{3B5E421E-A6BC-4B69-921D-18B880DC0AF1}" type="pres">
      <dgm:prSet presAssocID="{D0BBE6A0-EF3F-4CC8-A9E6-D1B07DEB95C2}" presName="hierChild5" presStyleCnt="0"/>
      <dgm:spPr/>
    </dgm:pt>
    <dgm:pt modelId="{EFD3D694-09C8-4F67-B8B6-7CD4EDB2E7F3}" type="pres">
      <dgm:prSet presAssocID="{5BB2CD87-BD10-4943-B9BC-347C24E3701F}" presName="Name37" presStyleLbl="parChTrans1D4" presStyleIdx="8" presStyleCnt="17"/>
      <dgm:spPr/>
      <dgm:t>
        <a:bodyPr/>
        <a:lstStyle/>
        <a:p>
          <a:endParaRPr lang="en-US"/>
        </a:p>
      </dgm:t>
    </dgm:pt>
    <dgm:pt modelId="{212DFC81-E7E2-4E7D-8412-8C83FF0F3D60}" type="pres">
      <dgm:prSet presAssocID="{C70B7B0C-0A29-47D7-8CE1-1A5706073C8F}" presName="hierRoot2" presStyleCnt="0">
        <dgm:presLayoutVars>
          <dgm:hierBranch val="init"/>
        </dgm:presLayoutVars>
      </dgm:prSet>
      <dgm:spPr/>
    </dgm:pt>
    <dgm:pt modelId="{B9F84AC2-AC31-42A7-BA34-7166EC1A652E}" type="pres">
      <dgm:prSet presAssocID="{C70B7B0C-0A29-47D7-8CE1-1A5706073C8F}" presName="rootComposite" presStyleCnt="0"/>
      <dgm:spPr/>
    </dgm:pt>
    <dgm:pt modelId="{8E975E1F-EBD5-4FA9-B055-87B58A353E15}" type="pres">
      <dgm:prSet presAssocID="{C70B7B0C-0A29-47D7-8CE1-1A5706073C8F}" presName="rootText" presStyleLbl="node4" presStyleIdx="8" presStyleCnt="17">
        <dgm:presLayoutVars>
          <dgm:chPref val="3"/>
        </dgm:presLayoutVars>
      </dgm:prSet>
      <dgm:spPr/>
      <dgm:t>
        <a:bodyPr/>
        <a:lstStyle/>
        <a:p>
          <a:endParaRPr lang="en-US"/>
        </a:p>
      </dgm:t>
    </dgm:pt>
    <dgm:pt modelId="{E3AE7EFD-8138-4ACF-9298-B56B4BC4C9D5}" type="pres">
      <dgm:prSet presAssocID="{C70B7B0C-0A29-47D7-8CE1-1A5706073C8F}" presName="rootConnector" presStyleLbl="node4" presStyleIdx="8" presStyleCnt="17"/>
      <dgm:spPr/>
      <dgm:t>
        <a:bodyPr/>
        <a:lstStyle/>
        <a:p>
          <a:endParaRPr lang="en-US"/>
        </a:p>
      </dgm:t>
    </dgm:pt>
    <dgm:pt modelId="{37C16754-77FD-4BA3-B388-F0956D4B21DC}" type="pres">
      <dgm:prSet presAssocID="{C70B7B0C-0A29-47D7-8CE1-1A5706073C8F}" presName="hierChild4" presStyleCnt="0"/>
      <dgm:spPr/>
    </dgm:pt>
    <dgm:pt modelId="{A1BD6F99-0506-4E54-AE15-6A95E3F50052}" type="pres">
      <dgm:prSet presAssocID="{444F7312-4254-4E2B-B00C-EF2349AF249B}" presName="Name37" presStyleLbl="parChTrans1D4" presStyleIdx="9" presStyleCnt="17"/>
      <dgm:spPr/>
      <dgm:t>
        <a:bodyPr/>
        <a:lstStyle/>
        <a:p>
          <a:endParaRPr lang="en-US"/>
        </a:p>
      </dgm:t>
    </dgm:pt>
    <dgm:pt modelId="{D3BD7F25-71D5-4818-BC80-F2C8D5BF20ED}" type="pres">
      <dgm:prSet presAssocID="{BF48F4F6-30CB-4058-A0DF-67FB17A15AD2}" presName="hierRoot2" presStyleCnt="0">
        <dgm:presLayoutVars>
          <dgm:hierBranch val="init"/>
        </dgm:presLayoutVars>
      </dgm:prSet>
      <dgm:spPr/>
    </dgm:pt>
    <dgm:pt modelId="{DAA24D90-CD7C-4564-B41B-9680D8673C4E}" type="pres">
      <dgm:prSet presAssocID="{BF48F4F6-30CB-4058-A0DF-67FB17A15AD2}" presName="rootComposite" presStyleCnt="0"/>
      <dgm:spPr/>
    </dgm:pt>
    <dgm:pt modelId="{DF228E77-F3BF-476A-B213-839A711775E3}" type="pres">
      <dgm:prSet presAssocID="{BF48F4F6-30CB-4058-A0DF-67FB17A15AD2}" presName="rootText" presStyleLbl="node4" presStyleIdx="9" presStyleCnt="17">
        <dgm:presLayoutVars>
          <dgm:chPref val="3"/>
        </dgm:presLayoutVars>
      </dgm:prSet>
      <dgm:spPr/>
      <dgm:t>
        <a:bodyPr/>
        <a:lstStyle/>
        <a:p>
          <a:endParaRPr lang="en-US"/>
        </a:p>
      </dgm:t>
    </dgm:pt>
    <dgm:pt modelId="{0DF56CE2-B60C-410B-8982-6860D8F8527C}" type="pres">
      <dgm:prSet presAssocID="{BF48F4F6-30CB-4058-A0DF-67FB17A15AD2}" presName="rootConnector" presStyleLbl="node4" presStyleIdx="9" presStyleCnt="17"/>
      <dgm:spPr/>
      <dgm:t>
        <a:bodyPr/>
        <a:lstStyle/>
        <a:p>
          <a:endParaRPr lang="en-US"/>
        </a:p>
      </dgm:t>
    </dgm:pt>
    <dgm:pt modelId="{06C9E7F2-1C87-4DB8-94E3-6FE0ED966A62}" type="pres">
      <dgm:prSet presAssocID="{BF48F4F6-30CB-4058-A0DF-67FB17A15AD2}" presName="hierChild4" presStyleCnt="0"/>
      <dgm:spPr/>
    </dgm:pt>
    <dgm:pt modelId="{5CEBAFD0-F19D-4A4B-A700-2C08EEDBADAE}" type="pres">
      <dgm:prSet presAssocID="{BF48F4F6-30CB-4058-A0DF-67FB17A15AD2}" presName="hierChild5" presStyleCnt="0"/>
      <dgm:spPr/>
    </dgm:pt>
    <dgm:pt modelId="{B9AC4F1F-C7CF-4775-A6FD-02E4589C526E}" type="pres">
      <dgm:prSet presAssocID="{4808B136-5065-4CA1-B148-83C81FE7A18F}" presName="Name37" presStyleLbl="parChTrans1D4" presStyleIdx="10" presStyleCnt="17"/>
      <dgm:spPr/>
      <dgm:t>
        <a:bodyPr/>
        <a:lstStyle/>
        <a:p>
          <a:endParaRPr lang="en-US"/>
        </a:p>
      </dgm:t>
    </dgm:pt>
    <dgm:pt modelId="{EFD91D24-1CD7-4C8E-8BBC-5435BF91EAB7}" type="pres">
      <dgm:prSet presAssocID="{B6275E7B-65AC-4636-BE91-D390B0D9B6D9}" presName="hierRoot2" presStyleCnt="0">
        <dgm:presLayoutVars>
          <dgm:hierBranch val="init"/>
        </dgm:presLayoutVars>
      </dgm:prSet>
      <dgm:spPr/>
    </dgm:pt>
    <dgm:pt modelId="{6AE00FAC-9696-4FB6-B9A4-A701C2AA2599}" type="pres">
      <dgm:prSet presAssocID="{B6275E7B-65AC-4636-BE91-D390B0D9B6D9}" presName="rootComposite" presStyleCnt="0"/>
      <dgm:spPr/>
    </dgm:pt>
    <dgm:pt modelId="{180C1668-43F0-4730-9B45-698E99D46DBF}" type="pres">
      <dgm:prSet presAssocID="{B6275E7B-65AC-4636-BE91-D390B0D9B6D9}" presName="rootText" presStyleLbl="node4" presStyleIdx="10" presStyleCnt="17">
        <dgm:presLayoutVars>
          <dgm:chPref val="3"/>
        </dgm:presLayoutVars>
      </dgm:prSet>
      <dgm:spPr/>
      <dgm:t>
        <a:bodyPr/>
        <a:lstStyle/>
        <a:p>
          <a:endParaRPr lang="en-US"/>
        </a:p>
      </dgm:t>
    </dgm:pt>
    <dgm:pt modelId="{59EABD83-6183-4E26-A9AF-62A1EB8DF444}" type="pres">
      <dgm:prSet presAssocID="{B6275E7B-65AC-4636-BE91-D390B0D9B6D9}" presName="rootConnector" presStyleLbl="node4" presStyleIdx="10" presStyleCnt="17"/>
      <dgm:spPr/>
      <dgm:t>
        <a:bodyPr/>
        <a:lstStyle/>
        <a:p>
          <a:endParaRPr lang="en-US"/>
        </a:p>
      </dgm:t>
    </dgm:pt>
    <dgm:pt modelId="{846DC816-0EF4-4A77-8C0F-33F1D32A29CA}" type="pres">
      <dgm:prSet presAssocID="{B6275E7B-65AC-4636-BE91-D390B0D9B6D9}" presName="hierChild4" presStyleCnt="0"/>
      <dgm:spPr/>
    </dgm:pt>
    <dgm:pt modelId="{578501FE-E05C-4F46-955E-DD0C8F4EB64A}" type="pres">
      <dgm:prSet presAssocID="{B6275E7B-65AC-4636-BE91-D390B0D9B6D9}" presName="hierChild5" presStyleCnt="0"/>
      <dgm:spPr/>
    </dgm:pt>
    <dgm:pt modelId="{284D2248-05A5-4F74-971E-546913CC48F1}" type="pres">
      <dgm:prSet presAssocID="{C87741AE-3711-45D8-9CF9-0AAA5FAC7FA5}" presName="Name37" presStyleLbl="parChTrans1D4" presStyleIdx="11" presStyleCnt="17"/>
      <dgm:spPr/>
      <dgm:t>
        <a:bodyPr/>
        <a:lstStyle/>
        <a:p>
          <a:endParaRPr lang="en-US"/>
        </a:p>
      </dgm:t>
    </dgm:pt>
    <dgm:pt modelId="{454C2732-9643-4729-8661-49E3C2979211}" type="pres">
      <dgm:prSet presAssocID="{9B3771F6-E5A4-42AC-B7E3-D3E1666D49C3}" presName="hierRoot2" presStyleCnt="0">
        <dgm:presLayoutVars>
          <dgm:hierBranch val="init"/>
        </dgm:presLayoutVars>
      </dgm:prSet>
      <dgm:spPr/>
    </dgm:pt>
    <dgm:pt modelId="{C44EF027-2104-4F5E-A94D-6E783B8ECAE7}" type="pres">
      <dgm:prSet presAssocID="{9B3771F6-E5A4-42AC-B7E3-D3E1666D49C3}" presName="rootComposite" presStyleCnt="0"/>
      <dgm:spPr/>
    </dgm:pt>
    <dgm:pt modelId="{7F84D25B-30F5-48CB-A79A-40A4680C508B}" type="pres">
      <dgm:prSet presAssocID="{9B3771F6-E5A4-42AC-B7E3-D3E1666D49C3}" presName="rootText" presStyleLbl="node4" presStyleIdx="11" presStyleCnt="17">
        <dgm:presLayoutVars>
          <dgm:chPref val="3"/>
        </dgm:presLayoutVars>
      </dgm:prSet>
      <dgm:spPr/>
      <dgm:t>
        <a:bodyPr/>
        <a:lstStyle/>
        <a:p>
          <a:endParaRPr lang="en-US"/>
        </a:p>
      </dgm:t>
    </dgm:pt>
    <dgm:pt modelId="{370519D1-AB81-4F2F-A0DB-4EAD29E87443}" type="pres">
      <dgm:prSet presAssocID="{9B3771F6-E5A4-42AC-B7E3-D3E1666D49C3}" presName="rootConnector" presStyleLbl="node4" presStyleIdx="11" presStyleCnt="17"/>
      <dgm:spPr/>
      <dgm:t>
        <a:bodyPr/>
        <a:lstStyle/>
        <a:p>
          <a:endParaRPr lang="en-US"/>
        </a:p>
      </dgm:t>
    </dgm:pt>
    <dgm:pt modelId="{513D0D04-58AD-46CB-81C7-B5A9BBDC62E6}" type="pres">
      <dgm:prSet presAssocID="{9B3771F6-E5A4-42AC-B7E3-D3E1666D49C3}" presName="hierChild4" presStyleCnt="0"/>
      <dgm:spPr/>
    </dgm:pt>
    <dgm:pt modelId="{7CE0089B-288E-4350-8C50-5D7EA2E5B180}" type="pres">
      <dgm:prSet presAssocID="{9B3771F6-E5A4-42AC-B7E3-D3E1666D49C3}" presName="hierChild5" presStyleCnt="0"/>
      <dgm:spPr/>
    </dgm:pt>
    <dgm:pt modelId="{5A95E1A6-9763-409D-9518-DE20AC9B359F}" type="pres">
      <dgm:prSet presAssocID="{C70B7B0C-0A29-47D7-8CE1-1A5706073C8F}" presName="hierChild5" presStyleCnt="0"/>
      <dgm:spPr/>
    </dgm:pt>
    <dgm:pt modelId="{1E9394EB-3F9F-4B8F-B6DE-7A7D3D40DE46}" type="pres">
      <dgm:prSet presAssocID="{A7735E38-6D37-4C0D-9E2F-5021D6D6E301}" presName="hierChild5" presStyleCnt="0"/>
      <dgm:spPr/>
    </dgm:pt>
    <dgm:pt modelId="{E8FB2A8D-3216-4CD8-B0F1-9C9753466092}" type="pres">
      <dgm:prSet presAssocID="{BA3A38E9-5CF9-412E-A3C9-D0309E21E495}" presName="Name37" presStyleLbl="parChTrans1D3" presStyleIdx="2" presStyleCnt="4"/>
      <dgm:spPr/>
      <dgm:t>
        <a:bodyPr/>
        <a:lstStyle/>
        <a:p>
          <a:endParaRPr lang="en-US"/>
        </a:p>
      </dgm:t>
    </dgm:pt>
    <dgm:pt modelId="{7EF0FF95-3636-473A-88CB-39AEA5512032}" type="pres">
      <dgm:prSet presAssocID="{4731AD68-6698-45B4-95DD-5ADB88412267}" presName="hierRoot2" presStyleCnt="0">
        <dgm:presLayoutVars>
          <dgm:hierBranch val="init"/>
        </dgm:presLayoutVars>
      </dgm:prSet>
      <dgm:spPr/>
    </dgm:pt>
    <dgm:pt modelId="{DA91C4FE-8C99-4437-B1EF-DA50332FF224}" type="pres">
      <dgm:prSet presAssocID="{4731AD68-6698-45B4-95DD-5ADB88412267}" presName="rootComposite" presStyleCnt="0"/>
      <dgm:spPr/>
    </dgm:pt>
    <dgm:pt modelId="{82C736BD-8D0C-4B42-9A5F-FDDD4EB0597E}" type="pres">
      <dgm:prSet presAssocID="{4731AD68-6698-45B4-95DD-5ADB88412267}" presName="rootText" presStyleLbl="node3" presStyleIdx="2" presStyleCnt="4">
        <dgm:presLayoutVars>
          <dgm:chPref val="3"/>
        </dgm:presLayoutVars>
      </dgm:prSet>
      <dgm:spPr/>
      <dgm:t>
        <a:bodyPr/>
        <a:lstStyle/>
        <a:p>
          <a:endParaRPr lang="en-US"/>
        </a:p>
      </dgm:t>
    </dgm:pt>
    <dgm:pt modelId="{59015838-D45F-4BBF-A80F-C0F63BC4DD73}" type="pres">
      <dgm:prSet presAssocID="{4731AD68-6698-45B4-95DD-5ADB88412267}" presName="rootConnector" presStyleLbl="node3" presStyleIdx="2" presStyleCnt="4"/>
      <dgm:spPr/>
      <dgm:t>
        <a:bodyPr/>
        <a:lstStyle/>
        <a:p>
          <a:endParaRPr lang="en-US"/>
        </a:p>
      </dgm:t>
    </dgm:pt>
    <dgm:pt modelId="{C79B2E3F-6ACE-4C38-A5BF-256355AD5A63}" type="pres">
      <dgm:prSet presAssocID="{4731AD68-6698-45B4-95DD-5ADB88412267}" presName="hierChild4" presStyleCnt="0"/>
      <dgm:spPr/>
    </dgm:pt>
    <dgm:pt modelId="{88732FDB-10D5-44C9-9020-B0B70E5193C2}" type="pres">
      <dgm:prSet presAssocID="{FBA5CBD9-9CE4-4C8A-A5F3-5A7767B40FAE}" presName="Name37" presStyleLbl="parChTrans1D4" presStyleIdx="12" presStyleCnt="17"/>
      <dgm:spPr/>
      <dgm:t>
        <a:bodyPr/>
        <a:lstStyle/>
        <a:p>
          <a:endParaRPr lang="en-US"/>
        </a:p>
      </dgm:t>
    </dgm:pt>
    <dgm:pt modelId="{52E9496C-7C76-4EEA-A0C9-E14DEDE8BD72}" type="pres">
      <dgm:prSet presAssocID="{A872EFDB-8E46-4455-B7EA-B31542B9190C}" presName="hierRoot2" presStyleCnt="0">
        <dgm:presLayoutVars>
          <dgm:hierBranch val="init"/>
        </dgm:presLayoutVars>
      </dgm:prSet>
      <dgm:spPr/>
    </dgm:pt>
    <dgm:pt modelId="{31F00EEB-E2D3-40B7-B652-3F36622A367B}" type="pres">
      <dgm:prSet presAssocID="{A872EFDB-8E46-4455-B7EA-B31542B9190C}" presName="rootComposite" presStyleCnt="0"/>
      <dgm:spPr/>
    </dgm:pt>
    <dgm:pt modelId="{7C2968D6-2314-44A1-A19B-BFA6F8832317}" type="pres">
      <dgm:prSet presAssocID="{A872EFDB-8E46-4455-B7EA-B31542B9190C}" presName="rootText" presStyleLbl="node4" presStyleIdx="12" presStyleCnt="17">
        <dgm:presLayoutVars>
          <dgm:chPref val="3"/>
        </dgm:presLayoutVars>
      </dgm:prSet>
      <dgm:spPr/>
      <dgm:t>
        <a:bodyPr/>
        <a:lstStyle/>
        <a:p>
          <a:endParaRPr lang="en-US"/>
        </a:p>
      </dgm:t>
    </dgm:pt>
    <dgm:pt modelId="{B6CA4ED8-1C58-488B-BE99-D4AB51A83E45}" type="pres">
      <dgm:prSet presAssocID="{A872EFDB-8E46-4455-B7EA-B31542B9190C}" presName="rootConnector" presStyleLbl="node4" presStyleIdx="12" presStyleCnt="17"/>
      <dgm:spPr/>
      <dgm:t>
        <a:bodyPr/>
        <a:lstStyle/>
        <a:p>
          <a:endParaRPr lang="en-US"/>
        </a:p>
      </dgm:t>
    </dgm:pt>
    <dgm:pt modelId="{B8703FC3-86EE-47CB-8F00-AD97142B2CA3}" type="pres">
      <dgm:prSet presAssocID="{A872EFDB-8E46-4455-B7EA-B31542B9190C}" presName="hierChild4" presStyleCnt="0"/>
      <dgm:spPr/>
    </dgm:pt>
    <dgm:pt modelId="{B27C64C2-B142-4D29-9D17-41DEED9E94EC}" type="pres">
      <dgm:prSet presAssocID="{450DCAF0-5282-49CA-A294-E24D5E6C7175}" presName="Name37" presStyleLbl="parChTrans1D4" presStyleIdx="13" presStyleCnt="17"/>
      <dgm:spPr/>
      <dgm:t>
        <a:bodyPr/>
        <a:lstStyle/>
        <a:p>
          <a:endParaRPr lang="en-US"/>
        </a:p>
      </dgm:t>
    </dgm:pt>
    <dgm:pt modelId="{4605F8D3-DA4E-4A70-8D82-562DDCF3C2A1}" type="pres">
      <dgm:prSet presAssocID="{50B4F28C-62D9-41DF-932C-EF10C1581E6D}" presName="hierRoot2" presStyleCnt="0">
        <dgm:presLayoutVars>
          <dgm:hierBranch val="init"/>
        </dgm:presLayoutVars>
      </dgm:prSet>
      <dgm:spPr/>
    </dgm:pt>
    <dgm:pt modelId="{726D7EF1-2844-4761-AF9C-17DE193A3535}" type="pres">
      <dgm:prSet presAssocID="{50B4F28C-62D9-41DF-932C-EF10C1581E6D}" presName="rootComposite" presStyleCnt="0"/>
      <dgm:spPr/>
    </dgm:pt>
    <dgm:pt modelId="{7C9DA4E0-8239-4927-B209-D8AA5DAC9561}" type="pres">
      <dgm:prSet presAssocID="{50B4F28C-62D9-41DF-932C-EF10C1581E6D}" presName="rootText" presStyleLbl="node4" presStyleIdx="13" presStyleCnt="17">
        <dgm:presLayoutVars>
          <dgm:chPref val="3"/>
        </dgm:presLayoutVars>
      </dgm:prSet>
      <dgm:spPr/>
      <dgm:t>
        <a:bodyPr/>
        <a:lstStyle/>
        <a:p>
          <a:endParaRPr lang="en-US"/>
        </a:p>
      </dgm:t>
    </dgm:pt>
    <dgm:pt modelId="{88D25335-9BCD-438F-AEEE-ECAEF7154EC6}" type="pres">
      <dgm:prSet presAssocID="{50B4F28C-62D9-41DF-932C-EF10C1581E6D}" presName="rootConnector" presStyleLbl="node4" presStyleIdx="13" presStyleCnt="17"/>
      <dgm:spPr/>
      <dgm:t>
        <a:bodyPr/>
        <a:lstStyle/>
        <a:p>
          <a:endParaRPr lang="en-US"/>
        </a:p>
      </dgm:t>
    </dgm:pt>
    <dgm:pt modelId="{573DBA94-F29F-4F6D-9F95-7ACF77FD9B9B}" type="pres">
      <dgm:prSet presAssocID="{50B4F28C-62D9-41DF-932C-EF10C1581E6D}" presName="hierChild4" presStyleCnt="0"/>
      <dgm:spPr/>
    </dgm:pt>
    <dgm:pt modelId="{7A7C6F4D-42C1-44AD-89C1-9A860A3074B8}" type="pres">
      <dgm:prSet presAssocID="{50B4F28C-62D9-41DF-932C-EF10C1581E6D}" presName="hierChild5" presStyleCnt="0"/>
      <dgm:spPr/>
    </dgm:pt>
    <dgm:pt modelId="{DA9D3946-B7A1-4336-B0B9-82BAD5C46EE4}" type="pres">
      <dgm:prSet presAssocID="{40A76BDE-5A85-48C5-AD76-9C88441DE6C8}" presName="Name37" presStyleLbl="parChTrans1D4" presStyleIdx="14" presStyleCnt="17"/>
      <dgm:spPr/>
      <dgm:t>
        <a:bodyPr/>
        <a:lstStyle/>
        <a:p>
          <a:endParaRPr lang="en-US"/>
        </a:p>
      </dgm:t>
    </dgm:pt>
    <dgm:pt modelId="{069FB9D1-381E-4730-81D5-E0990DFD406F}" type="pres">
      <dgm:prSet presAssocID="{067CDA49-3425-451B-979F-6DA7CD6D2257}" presName="hierRoot2" presStyleCnt="0">
        <dgm:presLayoutVars>
          <dgm:hierBranch val="init"/>
        </dgm:presLayoutVars>
      </dgm:prSet>
      <dgm:spPr/>
    </dgm:pt>
    <dgm:pt modelId="{C0AEEE81-DBD1-4A8C-9022-5D3C037D96B3}" type="pres">
      <dgm:prSet presAssocID="{067CDA49-3425-451B-979F-6DA7CD6D2257}" presName="rootComposite" presStyleCnt="0"/>
      <dgm:spPr/>
    </dgm:pt>
    <dgm:pt modelId="{6A002A71-7E6F-4C54-AE6C-294AE6C38236}" type="pres">
      <dgm:prSet presAssocID="{067CDA49-3425-451B-979F-6DA7CD6D2257}" presName="rootText" presStyleLbl="node4" presStyleIdx="14" presStyleCnt="17">
        <dgm:presLayoutVars>
          <dgm:chPref val="3"/>
        </dgm:presLayoutVars>
      </dgm:prSet>
      <dgm:spPr/>
      <dgm:t>
        <a:bodyPr/>
        <a:lstStyle/>
        <a:p>
          <a:endParaRPr lang="en-US"/>
        </a:p>
      </dgm:t>
    </dgm:pt>
    <dgm:pt modelId="{2B31EC0D-2F88-4A07-AEEA-5C58109A2046}" type="pres">
      <dgm:prSet presAssocID="{067CDA49-3425-451B-979F-6DA7CD6D2257}" presName="rootConnector" presStyleLbl="node4" presStyleIdx="14" presStyleCnt="17"/>
      <dgm:spPr/>
      <dgm:t>
        <a:bodyPr/>
        <a:lstStyle/>
        <a:p>
          <a:endParaRPr lang="en-US"/>
        </a:p>
      </dgm:t>
    </dgm:pt>
    <dgm:pt modelId="{B058A87C-766A-43B8-98D0-4726BB9A41D2}" type="pres">
      <dgm:prSet presAssocID="{067CDA49-3425-451B-979F-6DA7CD6D2257}" presName="hierChild4" presStyleCnt="0"/>
      <dgm:spPr/>
    </dgm:pt>
    <dgm:pt modelId="{8CE0D027-0F7C-4921-897F-E67DA175ED5A}" type="pres">
      <dgm:prSet presAssocID="{067CDA49-3425-451B-979F-6DA7CD6D2257}" presName="hierChild5" presStyleCnt="0"/>
      <dgm:spPr/>
    </dgm:pt>
    <dgm:pt modelId="{D92DC904-21C9-481E-B584-520457F06F6C}" type="pres">
      <dgm:prSet presAssocID="{71E3BBA4-FD54-4DB3-8E46-ECA18892C344}" presName="Name37" presStyleLbl="parChTrans1D4" presStyleIdx="15" presStyleCnt="17"/>
      <dgm:spPr/>
      <dgm:t>
        <a:bodyPr/>
        <a:lstStyle/>
        <a:p>
          <a:endParaRPr lang="en-US"/>
        </a:p>
      </dgm:t>
    </dgm:pt>
    <dgm:pt modelId="{57794258-A080-4ECD-9FD1-2811BD9EB0FC}" type="pres">
      <dgm:prSet presAssocID="{26CDD7DC-793C-45CF-A763-FF1E9B331457}" presName="hierRoot2" presStyleCnt="0">
        <dgm:presLayoutVars>
          <dgm:hierBranch val="init"/>
        </dgm:presLayoutVars>
      </dgm:prSet>
      <dgm:spPr/>
    </dgm:pt>
    <dgm:pt modelId="{FFE2C285-B683-4BCA-A06F-9637CF7BA48E}" type="pres">
      <dgm:prSet presAssocID="{26CDD7DC-793C-45CF-A763-FF1E9B331457}" presName="rootComposite" presStyleCnt="0"/>
      <dgm:spPr/>
    </dgm:pt>
    <dgm:pt modelId="{7A25ECF4-1BD4-45B9-825D-D18B7291893F}" type="pres">
      <dgm:prSet presAssocID="{26CDD7DC-793C-45CF-A763-FF1E9B331457}" presName="rootText" presStyleLbl="node4" presStyleIdx="15" presStyleCnt="17">
        <dgm:presLayoutVars>
          <dgm:chPref val="3"/>
        </dgm:presLayoutVars>
      </dgm:prSet>
      <dgm:spPr/>
      <dgm:t>
        <a:bodyPr/>
        <a:lstStyle/>
        <a:p>
          <a:endParaRPr lang="en-US"/>
        </a:p>
      </dgm:t>
    </dgm:pt>
    <dgm:pt modelId="{CB025F59-74A6-4D9D-9006-18B9717C74BE}" type="pres">
      <dgm:prSet presAssocID="{26CDD7DC-793C-45CF-A763-FF1E9B331457}" presName="rootConnector" presStyleLbl="node4" presStyleIdx="15" presStyleCnt="17"/>
      <dgm:spPr/>
      <dgm:t>
        <a:bodyPr/>
        <a:lstStyle/>
        <a:p>
          <a:endParaRPr lang="en-US"/>
        </a:p>
      </dgm:t>
    </dgm:pt>
    <dgm:pt modelId="{D27BBB74-AA68-4738-9B1A-C75F56664D3D}" type="pres">
      <dgm:prSet presAssocID="{26CDD7DC-793C-45CF-A763-FF1E9B331457}" presName="hierChild4" presStyleCnt="0"/>
      <dgm:spPr/>
    </dgm:pt>
    <dgm:pt modelId="{375774DD-CE70-4326-AB4F-518B8CE51438}" type="pres">
      <dgm:prSet presAssocID="{26CDD7DC-793C-45CF-A763-FF1E9B331457}" presName="hierChild5" presStyleCnt="0"/>
      <dgm:spPr/>
    </dgm:pt>
    <dgm:pt modelId="{FF9BE187-6E0B-433A-A3B1-2F9F994B309E}" type="pres">
      <dgm:prSet presAssocID="{59F861C6-BCBA-43A8-84DA-576CAE35D3E6}" presName="Name37" presStyleLbl="parChTrans1D4" presStyleIdx="16" presStyleCnt="17"/>
      <dgm:spPr/>
      <dgm:t>
        <a:bodyPr/>
        <a:lstStyle/>
        <a:p>
          <a:endParaRPr lang="en-US"/>
        </a:p>
      </dgm:t>
    </dgm:pt>
    <dgm:pt modelId="{72C773B5-5B13-4E2C-8C8A-2C9B481952B5}" type="pres">
      <dgm:prSet presAssocID="{EFC0C830-F89A-4E4D-8E1D-FF8E40EC67AC}" presName="hierRoot2" presStyleCnt="0">
        <dgm:presLayoutVars>
          <dgm:hierBranch val="init"/>
        </dgm:presLayoutVars>
      </dgm:prSet>
      <dgm:spPr/>
    </dgm:pt>
    <dgm:pt modelId="{70066117-EB66-437A-B9FF-279CE83858B0}" type="pres">
      <dgm:prSet presAssocID="{EFC0C830-F89A-4E4D-8E1D-FF8E40EC67AC}" presName="rootComposite" presStyleCnt="0"/>
      <dgm:spPr/>
    </dgm:pt>
    <dgm:pt modelId="{425FA108-2BE8-4D6B-B7FF-DD7925A0F4B8}" type="pres">
      <dgm:prSet presAssocID="{EFC0C830-F89A-4E4D-8E1D-FF8E40EC67AC}" presName="rootText" presStyleLbl="node4" presStyleIdx="16" presStyleCnt="17">
        <dgm:presLayoutVars>
          <dgm:chPref val="3"/>
        </dgm:presLayoutVars>
      </dgm:prSet>
      <dgm:spPr/>
      <dgm:t>
        <a:bodyPr/>
        <a:lstStyle/>
        <a:p>
          <a:endParaRPr lang="en-US"/>
        </a:p>
      </dgm:t>
    </dgm:pt>
    <dgm:pt modelId="{84820271-2213-4922-84FD-156AF843B68B}" type="pres">
      <dgm:prSet presAssocID="{EFC0C830-F89A-4E4D-8E1D-FF8E40EC67AC}" presName="rootConnector" presStyleLbl="node4" presStyleIdx="16" presStyleCnt="17"/>
      <dgm:spPr/>
      <dgm:t>
        <a:bodyPr/>
        <a:lstStyle/>
        <a:p>
          <a:endParaRPr lang="en-US"/>
        </a:p>
      </dgm:t>
    </dgm:pt>
    <dgm:pt modelId="{FB858307-74E1-4F9C-928F-26E59895AD14}" type="pres">
      <dgm:prSet presAssocID="{EFC0C830-F89A-4E4D-8E1D-FF8E40EC67AC}" presName="hierChild4" presStyleCnt="0"/>
      <dgm:spPr/>
    </dgm:pt>
    <dgm:pt modelId="{5983B796-5879-4A6F-ADE5-1C1339BA3AF5}" type="pres">
      <dgm:prSet presAssocID="{EFC0C830-F89A-4E4D-8E1D-FF8E40EC67AC}" presName="hierChild5" presStyleCnt="0"/>
      <dgm:spPr/>
    </dgm:pt>
    <dgm:pt modelId="{DBF77B01-95B2-4BAD-AE26-BFD60B4259E2}" type="pres">
      <dgm:prSet presAssocID="{A872EFDB-8E46-4455-B7EA-B31542B9190C}" presName="hierChild5" presStyleCnt="0"/>
      <dgm:spPr/>
    </dgm:pt>
    <dgm:pt modelId="{A197D55F-2AEE-4FBA-ACEB-CF4AC6390497}" type="pres">
      <dgm:prSet presAssocID="{4731AD68-6698-45B4-95DD-5ADB88412267}" presName="hierChild5" presStyleCnt="0"/>
      <dgm:spPr/>
    </dgm:pt>
    <dgm:pt modelId="{2431A90C-6AA1-4A96-9F3D-39797139962E}" type="pres">
      <dgm:prSet presAssocID="{B9D4D417-32E8-4CDC-82EC-C28209CC9807}" presName="Name37" presStyleLbl="parChTrans1D3" presStyleIdx="3" presStyleCnt="4"/>
      <dgm:spPr/>
      <dgm:t>
        <a:bodyPr/>
        <a:lstStyle/>
        <a:p>
          <a:endParaRPr lang="en-US"/>
        </a:p>
      </dgm:t>
    </dgm:pt>
    <dgm:pt modelId="{53C8F957-7F09-4836-9890-B1C48547F3ED}" type="pres">
      <dgm:prSet presAssocID="{38780F35-2A7D-44D4-8CA5-5AEA5765466D}" presName="hierRoot2" presStyleCnt="0">
        <dgm:presLayoutVars>
          <dgm:hierBranch val="init"/>
        </dgm:presLayoutVars>
      </dgm:prSet>
      <dgm:spPr/>
    </dgm:pt>
    <dgm:pt modelId="{E71FF363-B4F7-40E1-A8D6-5AF64C992AB6}" type="pres">
      <dgm:prSet presAssocID="{38780F35-2A7D-44D4-8CA5-5AEA5765466D}" presName="rootComposite" presStyleCnt="0"/>
      <dgm:spPr/>
    </dgm:pt>
    <dgm:pt modelId="{53AD02AA-D071-40B4-B716-D4EC1838848C}" type="pres">
      <dgm:prSet presAssocID="{38780F35-2A7D-44D4-8CA5-5AEA5765466D}" presName="rootText" presStyleLbl="node3" presStyleIdx="3" presStyleCnt="4">
        <dgm:presLayoutVars>
          <dgm:chPref val="3"/>
        </dgm:presLayoutVars>
      </dgm:prSet>
      <dgm:spPr/>
      <dgm:t>
        <a:bodyPr/>
        <a:lstStyle/>
        <a:p>
          <a:endParaRPr lang="en-US"/>
        </a:p>
      </dgm:t>
    </dgm:pt>
    <dgm:pt modelId="{1BCDD167-5789-481D-9791-B5302EC235C1}" type="pres">
      <dgm:prSet presAssocID="{38780F35-2A7D-44D4-8CA5-5AEA5765466D}" presName="rootConnector" presStyleLbl="node3" presStyleIdx="3" presStyleCnt="4"/>
      <dgm:spPr/>
      <dgm:t>
        <a:bodyPr/>
        <a:lstStyle/>
        <a:p>
          <a:endParaRPr lang="en-US"/>
        </a:p>
      </dgm:t>
    </dgm:pt>
    <dgm:pt modelId="{2EC56590-DD4D-447D-8AEF-80FA06293BDC}" type="pres">
      <dgm:prSet presAssocID="{38780F35-2A7D-44D4-8CA5-5AEA5765466D}" presName="hierChild4" presStyleCnt="0"/>
      <dgm:spPr/>
    </dgm:pt>
    <dgm:pt modelId="{9F543A46-2701-46FB-8720-FE644C1E8A83}" type="pres">
      <dgm:prSet presAssocID="{38780F35-2A7D-44D4-8CA5-5AEA5765466D}" presName="hierChild5" presStyleCnt="0"/>
      <dgm:spPr/>
    </dgm:pt>
    <dgm:pt modelId="{BCA97530-17C6-4B9B-AAAC-9C86A67043B6}" type="pres">
      <dgm:prSet presAssocID="{5601E812-9834-4BCA-8B74-A704D65599C8}" presName="hierChild5" presStyleCnt="0"/>
      <dgm:spPr/>
    </dgm:pt>
    <dgm:pt modelId="{87D37DC0-14BB-4AE9-9C4F-059A57CA0779}" type="pres">
      <dgm:prSet presAssocID="{58D71361-F98C-4C0C-B927-0208BE45EA77}" presName="Name37" presStyleLbl="parChTrans1D2" presStyleIdx="1" presStyleCnt="3"/>
      <dgm:spPr/>
      <dgm:t>
        <a:bodyPr/>
        <a:lstStyle/>
        <a:p>
          <a:endParaRPr lang="en-US"/>
        </a:p>
      </dgm:t>
    </dgm:pt>
    <dgm:pt modelId="{7EC5032F-DEEA-44EE-BC80-E59280FB4BC7}" type="pres">
      <dgm:prSet presAssocID="{5BB86928-020F-4E6F-ACD0-C8503FF25F3A}" presName="hierRoot2" presStyleCnt="0">
        <dgm:presLayoutVars>
          <dgm:hierBranch val="init"/>
        </dgm:presLayoutVars>
      </dgm:prSet>
      <dgm:spPr/>
    </dgm:pt>
    <dgm:pt modelId="{2F119D88-7A26-4064-8794-A9BF7C2D5615}" type="pres">
      <dgm:prSet presAssocID="{5BB86928-020F-4E6F-ACD0-C8503FF25F3A}" presName="rootComposite" presStyleCnt="0"/>
      <dgm:spPr/>
    </dgm:pt>
    <dgm:pt modelId="{89B2EBB9-9E99-4D15-8BF3-C058C9C5321B}" type="pres">
      <dgm:prSet presAssocID="{5BB86928-020F-4E6F-ACD0-C8503FF25F3A}" presName="rootText" presStyleLbl="node2" presStyleIdx="1" presStyleCnt="3">
        <dgm:presLayoutVars>
          <dgm:chPref val="3"/>
        </dgm:presLayoutVars>
      </dgm:prSet>
      <dgm:spPr/>
      <dgm:t>
        <a:bodyPr/>
        <a:lstStyle/>
        <a:p>
          <a:endParaRPr lang="en-US"/>
        </a:p>
      </dgm:t>
    </dgm:pt>
    <dgm:pt modelId="{B85B321C-B29B-4419-8109-4BBAD243E6BB}" type="pres">
      <dgm:prSet presAssocID="{5BB86928-020F-4E6F-ACD0-C8503FF25F3A}" presName="rootConnector" presStyleLbl="node2" presStyleIdx="1" presStyleCnt="3"/>
      <dgm:spPr/>
      <dgm:t>
        <a:bodyPr/>
        <a:lstStyle/>
        <a:p>
          <a:endParaRPr lang="en-US"/>
        </a:p>
      </dgm:t>
    </dgm:pt>
    <dgm:pt modelId="{0CFDDC2E-E6AB-44EA-B72F-EC9E9FA29752}" type="pres">
      <dgm:prSet presAssocID="{5BB86928-020F-4E6F-ACD0-C8503FF25F3A}" presName="hierChild4" presStyleCnt="0"/>
      <dgm:spPr/>
    </dgm:pt>
    <dgm:pt modelId="{F0BC05B4-FCD0-44F8-8FBB-37ED78B55E9D}" type="pres">
      <dgm:prSet presAssocID="{5BB86928-020F-4E6F-ACD0-C8503FF25F3A}" presName="hierChild5" presStyleCnt="0"/>
      <dgm:spPr/>
    </dgm:pt>
    <dgm:pt modelId="{769B9336-453C-446F-B3EF-F611AF856072}" type="pres">
      <dgm:prSet presAssocID="{FB0A5B76-924E-4B1B-B3C5-99DC83822C2F}" presName="Name37" presStyleLbl="parChTrans1D2" presStyleIdx="2" presStyleCnt="3"/>
      <dgm:spPr/>
      <dgm:t>
        <a:bodyPr/>
        <a:lstStyle/>
        <a:p>
          <a:endParaRPr lang="en-US"/>
        </a:p>
      </dgm:t>
    </dgm:pt>
    <dgm:pt modelId="{8B008718-9E26-437D-8A6A-AC497FE6AACA}" type="pres">
      <dgm:prSet presAssocID="{7928B061-E197-480E-A2AD-F79B90E8957E}" presName="hierRoot2" presStyleCnt="0">
        <dgm:presLayoutVars>
          <dgm:hierBranch val="init"/>
        </dgm:presLayoutVars>
      </dgm:prSet>
      <dgm:spPr/>
    </dgm:pt>
    <dgm:pt modelId="{700150E1-8606-4507-A47A-BDF9BFE4BD4A}" type="pres">
      <dgm:prSet presAssocID="{7928B061-E197-480E-A2AD-F79B90E8957E}" presName="rootComposite" presStyleCnt="0"/>
      <dgm:spPr/>
    </dgm:pt>
    <dgm:pt modelId="{287D8788-30C5-4C03-A7CD-90D85F9A620F}" type="pres">
      <dgm:prSet presAssocID="{7928B061-E197-480E-A2AD-F79B90E8957E}" presName="rootText" presStyleLbl="node2" presStyleIdx="2" presStyleCnt="3">
        <dgm:presLayoutVars>
          <dgm:chPref val="3"/>
        </dgm:presLayoutVars>
      </dgm:prSet>
      <dgm:spPr/>
      <dgm:t>
        <a:bodyPr/>
        <a:lstStyle/>
        <a:p>
          <a:endParaRPr lang="en-US"/>
        </a:p>
      </dgm:t>
    </dgm:pt>
    <dgm:pt modelId="{A978B7CB-0A77-4635-A344-099C33947B16}" type="pres">
      <dgm:prSet presAssocID="{7928B061-E197-480E-A2AD-F79B90E8957E}" presName="rootConnector" presStyleLbl="node2" presStyleIdx="2" presStyleCnt="3"/>
      <dgm:spPr/>
      <dgm:t>
        <a:bodyPr/>
        <a:lstStyle/>
        <a:p>
          <a:endParaRPr lang="en-US"/>
        </a:p>
      </dgm:t>
    </dgm:pt>
    <dgm:pt modelId="{B91131E9-9E32-4636-8A63-C37A180C46F2}" type="pres">
      <dgm:prSet presAssocID="{7928B061-E197-480E-A2AD-F79B90E8957E}" presName="hierChild4" presStyleCnt="0"/>
      <dgm:spPr/>
    </dgm:pt>
    <dgm:pt modelId="{BCBCAA9C-A0DD-4ADE-B9BA-2E86BF0AFEB8}" type="pres">
      <dgm:prSet presAssocID="{7928B061-E197-480E-A2AD-F79B90E8957E}" presName="hierChild5" presStyleCnt="0"/>
      <dgm:spPr/>
    </dgm:pt>
    <dgm:pt modelId="{4050FB56-8B76-4460-8AD8-A5CBCE8C4EA6}" type="pres">
      <dgm:prSet presAssocID="{799BBC93-55E7-4566-8481-07A6B8F136DA}" presName="hierChild3" presStyleCnt="0"/>
      <dgm:spPr/>
    </dgm:pt>
  </dgm:ptLst>
  <dgm:cxnLst>
    <dgm:cxn modelId="{36312A1A-E27F-478D-A1FA-7A1885D240BE}" type="presOf" srcId="{BF48F4F6-30CB-4058-A0DF-67FB17A15AD2}" destId="{DF228E77-F3BF-476A-B213-839A711775E3}" srcOrd="0" destOrd="0" presId="urn:microsoft.com/office/officeart/2005/8/layout/orgChart1"/>
    <dgm:cxn modelId="{579D3E1A-15B2-435D-80F8-A2B0B3D7C3BF}" type="presOf" srcId="{D0BBE6A0-EF3F-4CC8-A9E6-D1B07DEB95C2}" destId="{FCC2C37D-C501-4585-B85B-FA7BD0BFBC05}" srcOrd="0" destOrd="0" presId="urn:microsoft.com/office/officeart/2005/8/layout/orgChart1"/>
    <dgm:cxn modelId="{67646FD5-2A48-4DBB-8A96-367B05116AFD}" type="presOf" srcId="{D21A290F-D831-40D0-BF9A-56DBF6D906F4}" destId="{FF3C8311-D970-4910-8167-4953EF42290E}" srcOrd="0" destOrd="0" presId="urn:microsoft.com/office/officeart/2005/8/layout/orgChart1"/>
    <dgm:cxn modelId="{2E4DE65D-63FB-462D-BDE6-92A7F4F34B0D}" srcId="{0E76B45E-506A-4A21-BD10-15B95828FD74}" destId="{CE867AB7-3AAF-472A-88D4-341BFCCE184E}" srcOrd="1" destOrd="0" parTransId="{DB952AFF-4029-4EDD-87FC-75AE4297C3A4}" sibTransId="{9B21E516-35CC-477C-856F-1132A8AAA03D}"/>
    <dgm:cxn modelId="{797DED4D-71A8-4219-95DA-729B77A0114C}" type="presOf" srcId="{5BB2CD87-BD10-4943-B9BC-347C24E3701F}" destId="{EFD3D694-09C8-4F67-B8B6-7CD4EDB2E7F3}" srcOrd="0" destOrd="0" presId="urn:microsoft.com/office/officeart/2005/8/layout/orgChart1"/>
    <dgm:cxn modelId="{6B62F71B-7B68-4F69-BCF2-0D26D0B185AC}" type="presOf" srcId="{2C10AD1D-BCDC-45FA-8FAD-CE242C6C06F9}" destId="{A7E8B3CF-5251-43F7-BA85-E5744C681AEC}" srcOrd="0" destOrd="0" presId="urn:microsoft.com/office/officeart/2005/8/layout/orgChart1"/>
    <dgm:cxn modelId="{C7583654-2964-4C66-9165-9C400178D5CB}" type="presOf" srcId="{D120CC92-5AD1-4C45-9588-B229CFC7D7C0}" destId="{F9922F9D-FDE5-4C03-A953-DE9B83FC562B}" srcOrd="1" destOrd="0" presId="urn:microsoft.com/office/officeart/2005/8/layout/orgChart1"/>
    <dgm:cxn modelId="{B8D00D62-D9A4-4CCE-8396-D30C862EED2A}" srcId="{799BBC93-55E7-4566-8481-07A6B8F136DA}" destId="{5BB86928-020F-4E6F-ACD0-C8503FF25F3A}" srcOrd="1" destOrd="0" parTransId="{58D71361-F98C-4C0C-B927-0208BE45EA77}" sibTransId="{DF278694-EE5D-457B-8118-BA6B82A8787D}"/>
    <dgm:cxn modelId="{56C207BA-C5D7-4A50-B50C-8951D880C3E1}" type="presOf" srcId="{BF48F4F6-30CB-4058-A0DF-67FB17A15AD2}" destId="{0DF56CE2-B60C-410B-8982-6860D8F8527C}" srcOrd="1" destOrd="0" presId="urn:microsoft.com/office/officeart/2005/8/layout/orgChart1"/>
    <dgm:cxn modelId="{C7515135-3D3B-4E57-8D50-278CEBF642F1}" srcId="{A872EFDB-8E46-4455-B7EA-B31542B9190C}" destId="{50B4F28C-62D9-41DF-932C-EF10C1581E6D}" srcOrd="0" destOrd="0" parTransId="{450DCAF0-5282-49CA-A294-E24D5E6C7175}" sibTransId="{9D93CFAD-34BE-42CD-A447-5F66CFD20401}"/>
    <dgm:cxn modelId="{0FD6EF7D-E91B-41B2-BAB8-1435EC592483}" type="presOf" srcId="{38780F35-2A7D-44D4-8CA5-5AEA5765466D}" destId="{1BCDD167-5789-481D-9791-B5302EC235C1}" srcOrd="1" destOrd="0" presId="urn:microsoft.com/office/officeart/2005/8/layout/orgChart1"/>
    <dgm:cxn modelId="{2639E769-CF3B-4938-8A88-58B3BAA76F9F}" type="presOf" srcId="{50B4F28C-62D9-41DF-932C-EF10C1581E6D}" destId="{7C9DA4E0-8239-4927-B209-D8AA5DAC9561}" srcOrd="0" destOrd="0" presId="urn:microsoft.com/office/officeart/2005/8/layout/orgChart1"/>
    <dgm:cxn modelId="{EE6ED541-3712-4B07-9CBB-B9DDE18CA258}" type="presOf" srcId="{DEA73407-C121-4C05-BF5E-68F10060F8C0}" destId="{1B47DF86-CD63-4D95-88E4-66DC8D330CB6}" srcOrd="0" destOrd="0" presId="urn:microsoft.com/office/officeart/2005/8/layout/orgChart1"/>
    <dgm:cxn modelId="{C49359EA-81ED-48C4-BFFB-8078DA351D08}" srcId="{799BBC93-55E7-4566-8481-07A6B8F136DA}" destId="{7928B061-E197-480E-A2AD-F79B90E8957E}" srcOrd="2" destOrd="0" parTransId="{FB0A5B76-924E-4B1B-B3C5-99DC83822C2F}" sibTransId="{8DDC3EE9-020E-4B39-A0F0-129D89E61B1F}"/>
    <dgm:cxn modelId="{D53768DF-C963-46DD-B4EF-67E0FEB5B286}" type="presOf" srcId="{5601E812-9834-4BCA-8B74-A704D65599C8}" destId="{438BCEB4-3FF4-419E-B983-F3EC674B379E}" srcOrd="1" destOrd="0" presId="urn:microsoft.com/office/officeart/2005/8/layout/orgChart1"/>
    <dgm:cxn modelId="{387995F7-0364-4D0F-9BCD-250D66D052CC}" type="presOf" srcId="{59F861C6-BCBA-43A8-84DA-576CAE35D3E6}" destId="{FF9BE187-6E0B-433A-A3B1-2F9F994B309E}" srcOrd="0" destOrd="0" presId="urn:microsoft.com/office/officeart/2005/8/layout/orgChart1"/>
    <dgm:cxn modelId="{9EEC9281-9216-41AB-943E-9AF3A97284C9}" type="presOf" srcId="{DB952AFF-4029-4EDD-87FC-75AE4297C3A4}" destId="{C90CF7AB-24C2-41BC-A05B-57AEFF239FA9}" srcOrd="0" destOrd="0" presId="urn:microsoft.com/office/officeart/2005/8/layout/orgChart1"/>
    <dgm:cxn modelId="{63CB863A-1B6E-4C89-9F27-2A0818A1459B}" srcId="{110D1CBD-C10A-49A9-835A-39A0A68F9541}" destId="{0E76B45E-506A-4A21-BD10-15B95828FD74}" srcOrd="2" destOrd="0" parTransId="{F8A189E6-2B2F-468D-8AF7-884E8F0E7949}" sibTransId="{9F1457A9-857E-4E7F-B578-050CE061A303}"/>
    <dgm:cxn modelId="{714AB4C1-07FB-498D-94A3-B4C67E06F556}" srcId="{0E76B45E-506A-4A21-BD10-15B95828FD74}" destId="{D21A290F-D831-40D0-BF9A-56DBF6D906F4}" srcOrd="0" destOrd="0" parTransId="{66B955A3-B7F7-4A0E-B76F-7BD5DA131145}" sibTransId="{AA6CC54A-E16F-4275-B598-5A3E1D42B3D7}"/>
    <dgm:cxn modelId="{736E582E-B065-4FBC-BE4B-1A1F60F8FDE0}" type="presOf" srcId="{4808B136-5065-4CA1-B148-83C81FE7A18F}" destId="{B9AC4F1F-C7CF-4775-A6FD-02E4589C526E}" srcOrd="0" destOrd="0" presId="urn:microsoft.com/office/officeart/2005/8/layout/orgChart1"/>
    <dgm:cxn modelId="{37BC98E0-5CB6-47B6-A0F4-EA32E8456B2C}" type="presOf" srcId="{5529C40D-716F-4FFF-801A-54DE1A597283}" destId="{31E401D2-19A8-484E-890A-28DF0F57F3C7}" srcOrd="0" destOrd="0" presId="urn:microsoft.com/office/officeart/2005/8/layout/orgChart1"/>
    <dgm:cxn modelId="{B714CD15-20FE-4E36-A2F2-258AC05FBE98}" srcId="{10EFBC57-83F0-47E3-90B4-FB6230B56D74}" destId="{799BBC93-55E7-4566-8481-07A6B8F136DA}" srcOrd="0" destOrd="0" parTransId="{ABC99D82-513B-4D50-848F-7F7499D481CF}" sibTransId="{7343991C-3F9A-44A2-90DF-2AC52E9D2993}"/>
    <dgm:cxn modelId="{303AA107-209D-4F04-B4F5-A2CC1335D086}" type="presOf" srcId="{07533A9C-49C9-45F1-9BC8-B88900C1E397}" destId="{3A6A79AB-0441-4EFA-9633-7C9B738E5C65}" srcOrd="0" destOrd="0" presId="urn:microsoft.com/office/officeart/2005/8/layout/orgChart1"/>
    <dgm:cxn modelId="{ADD21250-EAFD-4881-9EDF-F4A325526E69}" type="presOf" srcId="{BBB11267-D1CC-4FEB-8E7D-DDA0FD86FCC4}" destId="{71914649-CD61-45E0-A805-9177CC77C14E}" srcOrd="0" destOrd="0" presId="urn:microsoft.com/office/officeart/2005/8/layout/orgChart1"/>
    <dgm:cxn modelId="{E995766B-5D0C-450D-B2C9-76D8CE0B3C66}" type="presOf" srcId="{F1ADA458-7481-46F5-AA54-C5ADCADAC49B}" destId="{1C50A54D-1F94-4587-B182-B072820782C4}" srcOrd="0" destOrd="0" presId="urn:microsoft.com/office/officeart/2005/8/layout/orgChart1"/>
    <dgm:cxn modelId="{F9D16B59-060D-4ED1-9CBA-072701EF3C3A}" srcId="{5601E812-9834-4BCA-8B74-A704D65599C8}" destId="{4731AD68-6698-45B4-95DD-5ADB88412267}" srcOrd="2" destOrd="0" parTransId="{BA3A38E9-5CF9-412E-A3C9-D0309E21E495}" sibTransId="{43430430-C675-45AE-8398-FC4A3840B79B}"/>
    <dgm:cxn modelId="{F75014E8-F4FA-405D-9B37-34D79F393224}" type="presOf" srcId="{BA3A38E9-5CF9-412E-A3C9-D0309E21E495}" destId="{E8FB2A8D-3216-4CD8-B0F1-9C9753466092}" srcOrd="0" destOrd="0" presId="urn:microsoft.com/office/officeart/2005/8/layout/orgChart1"/>
    <dgm:cxn modelId="{2DBFBD95-7EB8-43AE-A715-8DA658C52284}" srcId="{4731AD68-6698-45B4-95DD-5ADB88412267}" destId="{A872EFDB-8E46-4455-B7EA-B31542B9190C}" srcOrd="0" destOrd="0" parTransId="{FBA5CBD9-9CE4-4C8A-A5F3-5A7767B40FAE}" sibTransId="{1E8ECF31-0FBF-4BBB-A97F-551343AD1237}"/>
    <dgm:cxn modelId="{BDB3F45F-CEF0-41EB-9BD1-1F524E26396C}" type="presOf" srcId="{A872EFDB-8E46-4455-B7EA-B31542B9190C}" destId="{B6CA4ED8-1C58-488B-BE99-D4AB51A83E45}" srcOrd="1" destOrd="0" presId="urn:microsoft.com/office/officeart/2005/8/layout/orgChart1"/>
    <dgm:cxn modelId="{8B5BE066-072D-438D-93AD-A8958950AA75}" type="presOf" srcId="{B9D4D417-32E8-4CDC-82EC-C28209CC9807}" destId="{2431A90C-6AA1-4A96-9F3D-39797139962E}" srcOrd="0" destOrd="0" presId="urn:microsoft.com/office/officeart/2005/8/layout/orgChart1"/>
    <dgm:cxn modelId="{948B8B29-CDFE-4D76-BB00-F076F88ED049}" type="presOf" srcId="{C87741AE-3711-45D8-9CF9-0AAA5FAC7FA5}" destId="{284D2248-05A5-4F74-971E-546913CC48F1}" srcOrd="0" destOrd="0" presId="urn:microsoft.com/office/officeart/2005/8/layout/orgChart1"/>
    <dgm:cxn modelId="{7F0E69C8-E810-4F4F-A486-F519436A5E33}" srcId="{C70B7B0C-0A29-47D7-8CE1-1A5706073C8F}" destId="{B6275E7B-65AC-4636-BE91-D390B0D9B6D9}" srcOrd="1" destOrd="0" parTransId="{4808B136-5065-4CA1-B148-83C81FE7A18F}" sibTransId="{E74D07EA-9072-44D7-A869-8572D83820A7}"/>
    <dgm:cxn modelId="{5F8353EE-1741-4829-AA7E-5AD6F25C3ED6}" type="presOf" srcId="{9B3771F6-E5A4-42AC-B7E3-D3E1666D49C3}" destId="{7F84D25B-30F5-48CB-A79A-40A4680C508B}" srcOrd="0" destOrd="0" presId="urn:microsoft.com/office/officeart/2005/8/layout/orgChart1"/>
    <dgm:cxn modelId="{13E2987F-4320-4C2E-BF97-C33C8AC08C3E}" srcId="{C70B7B0C-0A29-47D7-8CE1-1A5706073C8F}" destId="{9B3771F6-E5A4-42AC-B7E3-D3E1666D49C3}" srcOrd="2" destOrd="0" parTransId="{C87741AE-3711-45D8-9CF9-0AAA5FAC7FA5}" sibTransId="{37A4BE67-02E5-44CB-B15E-9D80E1DB0BCC}"/>
    <dgm:cxn modelId="{6E38E700-1C0C-4A3E-8CA6-293D22A11576}" type="presOf" srcId="{EFC0C830-F89A-4E4D-8E1D-FF8E40EC67AC}" destId="{425FA108-2BE8-4D6B-B7FF-DD7925A0F4B8}" srcOrd="0" destOrd="0" presId="urn:microsoft.com/office/officeart/2005/8/layout/orgChart1"/>
    <dgm:cxn modelId="{D0B5333C-7A31-483D-96E5-99572F8D7BF0}" type="presOf" srcId="{5BB86928-020F-4E6F-ACD0-C8503FF25F3A}" destId="{89B2EBB9-9E99-4D15-8BF3-C058C9C5321B}" srcOrd="0" destOrd="0" presId="urn:microsoft.com/office/officeart/2005/8/layout/orgChart1"/>
    <dgm:cxn modelId="{C8E0A918-6B85-4E78-8DC2-F619033B887A}" srcId="{0E76B45E-506A-4A21-BD10-15B95828FD74}" destId="{D120CC92-5AD1-4C45-9588-B229CFC7D7C0}" srcOrd="2" destOrd="0" parTransId="{2C10AD1D-BCDC-45FA-8FAD-CE242C6C06F9}" sibTransId="{7747DF6A-E2E8-40D7-8DE9-AA66D29CB8B9}"/>
    <dgm:cxn modelId="{65C90C41-60B1-424E-9EFA-8B4C99B79011}" type="presOf" srcId="{BBB11267-D1CC-4FEB-8E7D-DDA0FD86FCC4}" destId="{1453485A-372F-46FC-B43F-957276595114}" srcOrd="1" destOrd="0" presId="urn:microsoft.com/office/officeart/2005/8/layout/orgChart1"/>
    <dgm:cxn modelId="{40CAE034-0010-47B2-A196-2B279523C5C7}" type="presOf" srcId="{799BBC93-55E7-4566-8481-07A6B8F136DA}" destId="{1F54C3DE-1A49-4649-AF88-D8A5277F3FCA}" srcOrd="1" destOrd="0" presId="urn:microsoft.com/office/officeart/2005/8/layout/orgChart1"/>
    <dgm:cxn modelId="{3929979E-40ED-49EB-85F1-F64C043AAD97}" type="presOf" srcId="{4731AD68-6698-45B4-95DD-5ADB88412267}" destId="{59015838-D45F-4BBF-A80F-C0F63BC4DD73}" srcOrd="1" destOrd="0" presId="urn:microsoft.com/office/officeart/2005/8/layout/orgChart1"/>
    <dgm:cxn modelId="{41693312-62FC-477A-A3F2-D00F75964999}" type="presOf" srcId="{EFC0C830-F89A-4E4D-8E1D-FF8E40EC67AC}" destId="{84820271-2213-4922-84FD-156AF843B68B}" srcOrd="1" destOrd="0" presId="urn:microsoft.com/office/officeart/2005/8/layout/orgChart1"/>
    <dgm:cxn modelId="{3BE793D1-7DA3-4F1C-BE90-C128EA7C6AE6}" type="presOf" srcId="{D92107A8-6265-41EF-BB65-F2F57207F454}" destId="{D2D29499-771A-4383-BDF1-4DAFDE31EDB3}" srcOrd="0" destOrd="0" presId="urn:microsoft.com/office/officeart/2005/8/layout/orgChart1"/>
    <dgm:cxn modelId="{77790E35-A7BB-4DDC-B92C-A45A0D2D74B6}" type="presOf" srcId="{067CDA49-3425-451B-979F-6DA7CD6D2257}" destId="{2B31EC0D-2F88-4A07-AEEA-5C58109A2046}" srcOrd="1" destOrd="0" presId="urn:microsoft.com/office/officeart/2005/8/layout/orgChart1"/>
    <dgm:cxn modelId="{9735028E-8222-4815-AD4A-B3A6B85C6F14}" type="presOf" srcId="{D120CC92-5AD1-4C45-9588-B229CFC7D7C0}" destId="{C6564871-10AA-4429-996A-F85C26BFC886}" srcOrd="0" destOrd="0" presId="urn:microsoft.com/office/officeart/2005/8/layout/orgChart1"/>
    <dgm:cxn modelId="{D6B07578-AF1C-41A3-B8AD-6D222908CA10}" type="presOf" srcId="{A7735E38-6D37-4C0D-9E2F-5021D6D6E301}" destId="{8B528989-5B1D-415F-B697-C8F4C3760F31}" srcOrd="1" destOrd="0" presId="urn:microsoft.com/office/officeart/2005/8/layout/orgChart1"/>
    <dgm:cxn modelId="{918C7113-0A6D-4643-B3F6-3B62A5B996CD}" type="presOf" srcId="{CE867AB7-3AAF-472A-88D4-341BFCCE184E}" destId="{DF605ACE-F234-4C1B-9D3D-82048D3032BD}" srcOrd="0" destOrd="0" presId="urn:microsoft.com/office/officeart/2005/8/layout/orgChart1"/>
    <dgm:cxn modelId="{28D26F44-D948-4A1A-991F-D5E4407D5ABA}" type="presOf" srcId="{A872EFDB-8E46-4455-B7EA-B31542B9190C}" destId="{7C2968D6-2314-44A1-A19B-BFA6F8832317}" srcOrd="0" destOrd="0" presId="urn:microsoft.com/office/officeart/2005/8/layout/orgChart1"/>
    <dgm:cxn modelId="{FDC8DBF4-9AB3-4365-81B1-7203FA77DCB8}" type="presOf" srcId="{50B4F28C-62D9-41DF-932C-EF10C1581E6D}" destId="{88D25335-9BCD-438F-AEEE-ECAEF7154EC6}" srcOrd="1" destOrd="0" presId="urn:microsoft.com/office/officeart/2005/8/layout/orgChart1"/>
    <dgm:cxn modelId="{A1E138EF-9024-47B6-8A37-8BA492C0F608}" type="presOf" srcId="{5EB5FD47-449D-46BD-BB5B-AF9DB27023D7}" destId="{920CB048-CA26-4DE7-B8AD-465003FD4AA2}" srcOrd="0" destOrd="0" presId="urn:microsoft.com/office/officeart/2005/8/layout/orgChart1"/>
    <dgm:cxn modelId="{065785CB-1773-462D-9F48-85085C19056D}" srcId="{C70B7B0C-0A29-47D7-8CE1-1A5706073C8F}" destId="{BF48F4F6-30CB-4058-A0DF-67FB17A15AD2}" srcOrd="0" destOrd="0" parTransId="{444F7312-4254-4E2B-B00C-EF2349AF249B}" sibTransId="{F00A0500-10D8-435E-B4E1-E2AF9C134A69}"/>
    <dgm:cxn modelId="{B37B558F-4680-4361-8CA6-49DCEEC980D6}" type="presOf" srcId="{B6275E7B-65AC-4636-BE91-D390B0D9B6D9}" destId="{59EABD83-6183-4E26-A9AF-62A1EB8DF444}" srcOrd="1" destOrd="0" presId="urn:microsoft.com/office/officeart/2005/8/layout/orgChart1"/>
    <dgm:cxn modelId="{C222C6C8-D42E-4DB4-B639-BDD74C476DE5}" type="presOf" srcId="{71E3BBA4-FD54-4DB3-8E46-ECA18892C344}" destId="{D92DC904-21C9-481E-B584-520457F06F6C}" srcOrd="0" destOrd="0" presId="urn:microsoft.com/office/officeart/2005/8/layout/orgChart1"/>
    <dgm:cxn modelId="{EBE391DC-2CC9-41CC-8623-B9F0AC3492E8}" type="presOf" srcId="{4731AD68-6698-45B4-95DD-5ADB88412267}" destId="{82C736BD-8D0C-4B42-9A5F-FDDD4EB0597E}" srcOrd="0" destOrd="0" presId="urn:microsoft.com/office/officeart/2005/8/layout/orgChart1"/>
    <dgm:cxn modelId="{6A938133-7D1E-4C6A-84DC-7BD07DA23585}" type="presOf" srcId="{7430E53F-C1D6-415B-AA8A-F81A98C36670}" destId="{D1D12B7C-C2C7-4EC7-8541-E469763CEB01}" srcOrd="1" destOrd="0" presId="urn:microsoft.com/office/officeart/2005/8/layout/orgChart1"/>
    <dgm:cxn modelId="{24C36481-59D9-413E-8FDA-ECB36BA9535C}" type="presOf" srcId="{C70B7B0C-0A29-47D7-8CE1-1A5706073C8F}" destId="{8E975E1F-EBD5-4FA9-B055-87B58A353E15}" srcOrd="0" destOrd="0" presId="urn:microsoft.com/office/officeart/2005/8/layout/orgChart1"/>
    <dgm:cxn modelId="{A5B5C960-34B7-4980-A76E-8B5449FF26B9}" type="presOf" srcId="{58D71361-F98C-4C0C-B927-0208BE45EA77}" destId="{87D37DC0-14BB-4AE9-9C4F-059A57CA0779}" srcOrd="0" destOrd="0" presId="urn:microsoft.com/office/officeart/2005/8/layout/orgChart1"/>
    <dgm:cxn modelId="{CA1C1CDD-3F43-4FA8-A77E-00E2AEB1F503}" type="presOf" srcId="{0E76B45E-506A-4A21-BD10-15B95828FD74}" destId="{B3F89EDB-8EC6-448F-AE74-7559FDA99DEA}" srcOrd="1" destOrd="0" presId="urn:microsoft.com/office/officeart/2005/8/layout/orgChart1"/>
    <dgm:cxn modelId="{91DE486D-1C1F-4A58-9E8A-23D59943199F}" type="presOf" srcId="{DB9300C1-9567-4D87-AABF-A98B788B6C1B}" destId="{6A1CD0DD-94FE-4880-AE1F-9894DCF041B6}" srcOrd="0" destOrd="0" presId="urn:microsoft.com/office/officeart/2005/8/layout/orgChart1"/>
    <dgm:cxn modelId="{03E8BC34-E38C-4471-9E90-260B83E70717}" srcId="{110D1CBD-C10A-49A9-835A-39A0A68F9541}" destId="{7430E53F-C1D6-415B-AA8A-F81A98C36670}" srcOrd="0" destOrd="0" parTransId="{DEA73407-C121-4C05-BF5E-68F10060F8C0}" sibTransId="{18821CB9-4866-4DB6-84A4-479284A032AC}"/>
    <dgm:cxn modelId="{0DAE16CC-7691-4B0C-AE87-7DA98B7809E7}" type="presOf" srcId="{A7735E38-6D37-4C0D-9E2F-5021D6D6E301}" destId="{AD3D217B-195B-43AE-A7C6-92CC0E30C524}" srcOrd="0" destOrd="0" presId="urn:microsoft.com/office/officeart/2005/8/layout/orgChart1"/>
    <dgm:cxn modelId="{216656CE-3C9B-49EF-A6BC-12BDB10370D2}" type="presOf" srcId="{444F7312-4254-4E2B-B00C-EF2349AF249B}" destId="{A1BD6F99-0506-4E54-AE15-6A95E3F50052}" srcOrd="0" destOrd="0" presId="urn:microsoft.com/office/officeart/2005/8/layout/orgChart1"/>
    <dgm:cxn modelId="{CEBAC0FC-7C7C-4D1F-93DE-AFEDD4BA9824}" type="presOf" srcId="{B6275E7B-65AC-4636-BE91-D390B0D9B6D9}" destId="{180C1668-43F0-4730-9B45-698E99D46DBF}" srcOrd="0" destOrd="0" presId="urn:microsoft.com/office/officeart/2005/8/layout/orgChart1"/>
    <dgm:cxn modelId="{41D5E68A-71EB-4884-AC93-BCCECF3D8C3C}" srcId="{110D1CBD-C10A-49A9-835A-39A0A68F9541}" destId="{BBB11267-D1CC-4FEB-8E7D-DDA0FD86FCC4}" srcOrd="1" destOrd="0" parTransId="{07533A9C-49C9-45F1-9BC8-B88900C1E397}" sibTransId="{9DD5FC57-349A-4070-A655-CB0124979AC3}"/>
    <dgm:cxn modelId="{54F587F3-7860-4650-B36D-D47C7175E6D3}" type="presOf" srcId="{450DCAF0-5282-49CA-A294-E24D5E6C7175}" destId="{B27C64C2-B142-4D29-9D17-41DEED9E94EC}" srcOrd="0" destOrd="0" presId="urn:microsoft.com/office/officeart/2005/8/layout/orgChart1"/>
    <dgm:cxn modelId="{4CE38114-26A4-4191-9D22-87B6DD2EB94B}" type="presOf" srcId="{799BBC93-55E7-4566-8481-07A6B8F136DA}" destId="{4FF58046-5DDB-4FB7-A51F-FEA31648F90D}" srcOrd="0" destOrd="0" presId="urn:microsoft.com/office/officeart/2005/8/layout/orgChart1"/>
    <dgm:cxn modelId="{C617BD00-1D14-4527-ABAF-362C3DBEC6F6}" type="presOf" srcId="{5601E812-9834-4BCA-8B74-A704D65599C8}" destId="{D7C31057-BBC1-4F74-89E3-95DE68FC1828}" srcOrd="0" destOrd="0" presId="urn:microsoft.com/office/officeart/2005/8/layout/orgChart1"/>
    <dgm:cxn modelId="{90DCBEF2-465A-40AF-AE3D-ADDBFF23F8E5}" type="presOf" srcId="{D21A290F-D831-40D0-BF9A-56DBF6D906F4}" destId="{690C92FF-37D9-4544-803C-BDA35BF72B6A}" srcOrd="1" destOrd="0" presId="urn:microsoft.com/office/officeart/2005/8/layout/orgChart1"/>
    <dgm:cxn modelId="{F6CF8612-48AF-490F-A634-A79CD9920084}" type="presOf" srcId="{0E76B45E-506A-4A21-BD10-15B95828FD74}" destId="{2CDF9574-E707-4809-ADEA-8E313B430B5E}" srcOrd="0" destOrd="0" presId="urn:microsoft.com/office/officeart/2005/8/layout/orgChart1"/>
    <dgm:cxn modelId="{955E28D3-F624-47C1-9B7B-8F08F21F6545}" srcId="{5601E812-9834-4BCA-8B74-A704D65599C8}" destId="{38780F35-2A7D-44D4-8CA5-5AEA5765466D}" srcOrd="3" destOrd="0" parTransId="{B9D4D417-32E8-4CDC-82EC-C28209CC9807}" sibTransId="{3AA8E90C-457F-49EB-B948-CF9A197F5DD0}"/>
    <dgm:cxn modelId="{61D6882B-4565-40A0-A1A6-2165A2249404}" type="presOf" srcId="{7430E53F-C1D6-415B-AA8A-F81A98C36670}" destId="{A311C933-42A4-4F65-A234-35AEAFD93829}" srcOrd="0" destOrd="0" presId="urn:microsoft.com/office/officeart/2005/8/layout/orgChart1"/>
    <dgm:cxn modelId="{EB4A275A-7F6B-43E8-BC75-391F2754D250}" srcId="{5601E812-9834-4BCA-8B74-A704D65599C8}" destId="{110D1CBD-C10A-49A9-835A-39A0A68F9541}" srcOrd="0" destOrd="0" parTransId="{D92107A8-6265-41EF-BB65-F2F57207F454}" sibTransId="{18E8F409-2649-41EF-BDC7-F327639AA405}"/>
    <dgm:cxn modelId="{AA2840A0-5B09-4506-A822-A3A5592043C0}" type="presOf" srcId="{7928B061-E197-480E-A2AD-F79B90E8957E}" destId="{A978B7CB-0A77-4635-A344-099C33947B16}" srcOrd="1" destOrd="0" presId="urn:microsoft.com/office/officeart/2005/8/layout/orgChart1"/>
    <dgm:cxn modelId="{5C7A222F-DE5E-4C2B-A58D-2D1E2F74D0D5}" type="presOf" srcId="{D0BBE6A0-EF3F-4CC8-A9E6-D1B07DEB95C2}" destId="{B097816C-93C5-41C4-9113-C1C511525FE6}" srcOrd="1" destOrd="0" presId="urn:microsoft.com/office/officeart/2005/8/layout/orgChart1"/>
    <dgm:cxn modelId="{A3E7DCAF-8119-4949-89C4-7783F91CD804}" type="presOf" srcId="{110D1CBD-C10A-49A9-835A-39A0A68F9541}" destId="{64CE7296-F849-4708-A9CA-A2C7A15E9C52}" srcOrd="1" destOrd="0" presId="urn:microsoft.com/office/officeart/2005/8/layout/orgChart1"/>
    <dgm:cxn modelId="{456739F6-722B-42B9-8970-7CAD13C77C6B}" type="presOf" srcId="{C70B7B0C-0A29-47D7-8CE1-1A5706073C8F}" destId="{E3AE7EFD-8138-4ACF-9298-B56B4BC4C9D5}" srcOrd="1" destOrd="0" presId="urn:microsoft.com/office/officeart/2005/8/layout/orgChart1"/>
    <dgm:cxn modelId="{6A2C6419-E152-4D10-A270-F98158748851}" type="presOf" srcId="{067CDA49-3425-451B-979F-6DA7CD6D2257}" destId="{6A002A71-7E6F-4C54-AE6C-294AE6C38236}" srcOrd="0" destOrd="0" presId="urn:microsoft.com/office/officeart/2005/8/layout/orgChart1"/>
    <dgm:cxn modelId="{D2F31DB3-BA23-4A35-BE96-3FB39A994469}" type="presOf" srcId="{26CDD7DC-793C-45CF-A763-FF1E9B331457}" destId="{7A25ECF4-1BD4-45B9-825D-D18B7291893F}" srcOrd="0" destOrd="0" presId="urn:microsoft.com/office/officeart/2005/8/layout/orgChart1"/>
    <dgm:cxn modelId="{EEACE224-E0CE-4388-9F4B-6BDFC6FB2585}" srcId="{A872EFDB-8E46-4455-B7EA-B31542B9190C}" destId="{EFC0C830-F89A-4E4D-8E1D-FF8E40EC67AC}" srcOrd="3" destOrd="0" parTransId="{59F861C6-BCBA-43A8-84DA-576CAE35D3E6}" sibTransId="{0ACCCD09-B5E7-4C87-8E97-CB4D5B78EA98}"/>
    <dgm:cxn modelId="{0399ED8C-E520-4CD3-B0D4-8F66DB40D73A}" type="presOf" srcId="{7928B061-E197-480E-A2AD-F79B90E8957E}" destId="{287D8788-30C5-4C03-A7CD-90D85F9A620F}" srcOrd="0" destOrd="0" presId="urn:microsoft.com/office/officeart/2005/8/layout/orgChart1"/>
    <dgm:cxn modelId="{6B9E2790-B48A-4FF3-B45D-7098525889F1}" type="presOf" srcId="{38780F35-2A7D-44D4-8CA5-5AEA5765466D}" destId="{53AD02AA-D071-40B4-B716-D4EC1838848C}" srcOrd="0" destOrd="0" presId="urn:microsoft.com/office/officeart/2005/8/layout/orgChart1"/>
    <dgm:cxn modelId="{DF32BB7C-1090-4022-B0F6-852E14D07DD1}" type="presOf" srcId="{CE867AB7-3AAF-472A-88D4-341BFCCE184E}" destId="{91FD872B-A214-47CD-A23B-A5EC12289073}" srcOrd="1" destOrd="0" presId="urn:microsoft.com/office/officeart/2005/8/layout/orgChart1"/>
    <dgm:cxn modelId="{47574813-D91F-44EE-9423-FD81A1399F00}" srcId="{A872EFDB-8E46-4455-B7EA-B31542B9190C}" destId="{067CDA49-3425-451B-979F-6DA7CD6D2257}" srcOrd="1" destOrd="0" parTransId="{40A76BDE-5A85-48C5-AD76-9C88441DE6C8}" sibTransId="{3125B73C-0F4D-4586-B5B7-25230B78E2EF}"/>
    <dgm:cxn modelId="{E9013EB5-317C-489C-AE2D-410CE1480C2E}" srcId="{799BBC93-55E7-4566-8481-07A6B8F136DA}" destId="{5601E812-9834-4BCA-8B74-A704D65599C8}" srcOrd="0" destOrd="0" parTransId="{24FE0D52-B49F-441B-B731-2A2CB2609E25}" sibTransId="{FC75BEBE-5385-4B65-B98B-18561F3D8C88}"/>
    <dgm:cxn modelId="{2BEFCF7B-294A-409E-BDE6-49DAAB1CB0CB}" type="presOf" srcId="{5BB86928-020F-4E6F-ACD0-C8503FF25F3A}" destId="{B85B321C-B29B-4419-8109-4BBAD243E6BB}" srcOrd="1" destOrd="0" presId="urn:microsoft.com/office/officeart/2005/8/layout/orgChart1"/>
    <dgm:cxn modelId="{F66F0C7E-279A-475E-9967-0D20CB117E41}" type="presOf" srcId="{9B3771F6-E5A4-42AC-B7E3-D3E1666D49C3}" destId="{370519D1-AB81-4F2F-A0DB-4EAD29E87443}" srcOrd="1" destOrd="0" presId="urn:microsoft.com/office/officeart/2005/8/layout/orgChart1"/>
    <dgm:cxn modelId="{C4E7730B-5A18-4CB7-AFEF-9A417EE82FB2}" type="presOf" srcId="{110D1CBD-C10A-49A9-835A-39A0A68F9541}" destId="{5AEF0E45-C42C-4D40-A8F8-D354350C0D20}" srcOrd="0" destOrd="0" presId="urn:microsoft.com/office/officeart/2005/8/layout/orgChart1"/>
    <dgm:cxn modelId="{D7BEBAF2-8223-43EE-8C15-80DACBF376CF}" type="presOf" srcId="{10EFBC57-83F0-47E3-90B4-FB6230B56D74}" destId="{048D1B7C-BD4E-47D1-B6F1-CEF06885190E}" srcOrd="0" destOrd="0" presId="urn:microsoft.com/office/officeart/2005/8/layout/orgChart1"/>
    <dgm:cxn modelId="{AB4DE146-8CE6-4459-A121-0B3C2E39525E}" srcId="{5601E812-9834-4BCA-8B74-A704D65599C8}" destId="{A7735E38-6D37-4C0D-9E2F-5021D6D6E301}" srcOrd="1" destOrd="0" parTransId="{5EB5FD47-449D-46BD-BB5B-AF9DB27023D7}" sibTransId="{9257F000-1B6C-4EA1-B5C0-FD719AB2472E}"/>
    <dgm:cxn modelId="{30AC667B-6C63-4888-A124-E9B9A58523D2}" type="presOf" srcId="{40A76BDE-5A85-48C5-AD76-9C88441DE6C8}" destId="{DA9D3946-B7A1-4336-B0B9-82BAD5C46EE4}" srcOrd="0" destOrd="0" presId="urn:microsoft.com/office/officeart/2005/8/layout/orgChart1"/>
    <dgm:cxn modelId="{817E2853-1562-4A36-90DB-878AA82B9998}" srcId="{A7735E38-6D37-4C0D-9E2F-5021D6D6E301}" destId="{F1ADA458-7481-46F5-AA54-C5ADCADAC49B}" srcOrd="0" destOrd="0" parTransId="{5529C40D-716F-4FFF-801A-54DE1A597283}" sibTransId="{9CB0C459-B4C6-4087-816E-8BD98930F587}"/>
    <dgm:cxn modelId="{58A486BB-9972-4023-8FC4-C59FBA95660B}" srcId="{A872EFDB-8E46-4455-B7EA-B31542B9190C}" destId="{26CDD7DC-793C-45CF-A763-FF1E9B331457}" srcOrd="2" destOrd="0" parTransId="{71E3BBA4-FD54-4DB3-8E46-ECA18892C344}" sibTransId="{CED9881D-A943-487F-8A17-9C818EDE2F47}"/>
    <dgm:cxn modelId="{CACAEA04-9D00-4C71-A7C7-6AC37EADAC09}" type="presOf" srcId="{26CDD7DC-793C-45CF-A763-FF1E9B331457}" destId="{CB025F59-74A6-4D9D-9006-18B9717C74BE}" srcOrd="1" destOrd="0" presId="urn:microsoft.com/office/officeart/2005/8/layout/orgChart1"/>
    <dgm:cxn modelId="{3E992903-3DAE-4412-A157-6964125F5629}" type="presOf" srcId="{F1ADA458-7481-46F5-AA54-C5ADCADAC49B}" destId="{A0B9E648-457A-4763-9741-EA51A5EE2D63}" srcOrd="1" destOrd="0" presId="urn:microsoft.com/office/officeart/2005/8/layout/orgChart1"/>
    <dgm:cxn modelId="{2C4129A7-8C94-449E-8B6C-96EEB8C56B6B}" type="presOf" srcId="{F8A189E6-2B2F-468D-8AF7-884E8F0E7949}" destId="{A0B4AC29-7F57-49A3-B379-F3658CDBF9F9}" srcOrd="0" destOrd="0" presId="urn:microsoft.com/office/officeart/2005/8/layout/orgChart1"/>
    <dgm:cxn modelId="{E6A66250-76FE-4519-8779-A5805A420C56}" type="presOf" srcId="{FBA5CBD9-9CE4-4C8A-A5F3-5A7767B40FAE}" destId="{88732FDB-10D5-44C9-9020-B0B70E5193C2}" srcOrd="0" destOrd="0" presId="urn:microsoft.com/office/officeart/2005/8/layout/orgChart1"/>
    <dgm:cxn modelId="{BD34B790-499D-4800-8044-00BE95420573}" srcId="{A7735E38-6D37-4C0D-9E2F-5021D6D6E301}" destId="{D0BBE6A0-EF3F-4CC8-A9E6-D1B07DEB95C2}" srcOrd="1" destOrd="0" parTransId="{DB9300C1-9567-4D87-AABF-A98B788B6C1B}" sibTransId="{40C86820-0B95-42F3-A9F1-C9B0EDA76543}"/>
    <dgm:cxn modelId="{A9B9D728-39FB-4E28-86BC-A064A49D902A}" srcId="{A7735E38-6D37-4C0D-9E2F-5021D6D6E301}" destId="{C70B7B0C-0A29-47D7-8CE1-1A5706073C8F}" srcOrd="2" destOrd="0" parTransId="{5BB2CD87-BD10-4943-B9BC-347C24E3701F}" sibTransId="{88ECC167-694D-49EC-A417-177A1906CCF1}"/>
    <dgm:cxn modelId="{0FFA7332-9D32-4CBC-B390-685F2970BC3E}" type="presOf" srcId="{FB0A5B76-924E-4B1B-B3C5-99DC83822C2F}" destId="{769B9336-453C-446F-B3EF-F611AF856072}" srcOrd="0" destOrd="0" presId="urn:microsoft.com/office/officeart/2005/8/layout/orgChart1"/>
    <dgm:cxn modelId="{BAD09062-9698-4937-AD7F-CE8503D6BD0F}" type="presOf" srcId="{24FE0D52-B49F-441B-B731-2A2CB2609E25}" destId="{B70DC369-FC09-4721-94B7-58C148FCA492}" srcOrd="0" destOrd="0" presId="urn:microsoft.com/office/officeart/2005/8/layout/orgChart1"/>
    <dgm:cxn modelId="{849649CA-4468-487E-A48F-85B5128ED7CB}" type="presOf" srcId="{66B955A3-B7F7-4A0E-B76F-7BD5DA131145}" destId="{32EDDF79-F3CD-4D10-BD2B-62F67F92B75F}" srcOrd="0" destOrd="0" presId="urn:microsoft.com/office/officeart/2005/8/layout/orgChart1"/>
    <dgm:cxn modelId="{8E78B221-49C3-4DD1-A0C1-4C3B8DAC99A8}" type="presParOf" srcId="{048D1B7C-BD4E-47D1-B6F1-CEF06885190E}" destId="{661B777B-0192-4961-9949-14B284FAECAC}" srcOrd="0" destOrd="0" presId="urn:microsoft.com/office/officeart/2005/8/layout/orgChart1"/>
    <dgm:cxn modelId="{45C8665D-56A3-47F9-B3E2-290F30C34C0E}" type="presParOf" srcId="{661B777B-0192-4961-9949-14B284FAECAC}" destId="{9815CCE5-F6E1-4AA0-939C-425F6B841BA4}" srcOrd="0" destOrd="0" presId="urn:microsoft.com/office/officeart/2005/8/layout/orgChart1"/>
    <dgm:cxn modelId="{33F1F1F1-1472-46E4-9C68-3BCEC95AFC7F}" type="presParOf" srcId="{9815CCE5-F6E1-4AA0-939C-425F6B841BA4}" destId="{4FF58046-5DDB-4FB7-A51F-FEA31648F90D}" srcOrd="0" destOrd="0" presId="urn:microsoft.com/office/officeart/2005/8/layout/orgChart1"/>
    <dgm:cxn modelId="{46112112-210B-450C-ACFB-DD2210BA4536}" type="presParOf" srcId="{9815CCE5-F6E1-4AA0-939C-425F6B841BA4}" destId="{1F54C3DE-1A49-4649-AF88-D8A5277F3FCA}" srcOrd="1" destOrd="0" presId="urn:microsoft.com/office/officeart/2005/8/layout/orgChart1"/>
    <dgm:cxn modelId="{A824A3DE-F631-4625-980F-0BCEBCC60FE7}" type="presParOf" srcId="{661B777B-0192-4961-9949-14B284FAECAC}" destId="{7620F235-C25F-409C-B263-2DD6B3BA7546}" srcOrd="1" destOrd="0" presId="urn:microsoft.com/office/officeart/2005/8/layout/orgChart1"/>
    <dgm:cxn modelId="{23A99DCD-0E80-4B02-B011-15B2E1E62844}" type="presParOf" srcId="{7620F235-C25F-409C-B263-2DD6B3BA7546}" destId="{B70DC369-FC09-4721-94B7-58C148FCA492}" srcOrd="0" destOrd="0" presId="urn:microsoft.com/office/officeart/2005/8/layout/orgChart1"/>
    <dgm:cxn modelId="{97D0FECA-2273-4449-B5E5-48D915A200D5}" type="presParOf" srcId="{7620F235-C25F-409C-B263-2DD6B3BA7546}" destId="{51ACB23D-52D9-405B-8B82-E5048B40082E}" srcOrd="1" destOrd="0" presId="urn:microsoft.com/office/officeart/2005/8/layout/orgChart1"/>
    <dgm:cxn modelId="{205C52F0-78B1-4A2C-863E-EC6C4064F4D4}" type="presParOf" srcId="{51ACB23D-52D9-405B-8B82-E5048B40082E}" destId="{2752A5DE-9124-489C-87FE-0509A7BC2877}" srcOrd="0" destOrd="0" presId="urn:microsoft.com/office/officeart/2005/8/layout/orgChart1"/>
    <dgm:cxn modelId="{754EC21B-EDA6-4B92-AEB0-354503A7CC2D}" type="presParOf" srcId="{2752A5DE-9124-489C-87FE-0509A7BC2877}" destId="{D7C31057-BBC1-4F74-89E3-95DE68FC1828}" srcOrd="0" destOrd="0" presId="urn:microsoft.com/office/officeart/2005/8/layout/orgChart1"/>
    <dgm:cxn modelId="{B922B137-23FC-4885-84AB-7A6F73220AEC}" type="presParOf" srcId="{2752A5DE-9124-489C-87FE-0509A7BC2877}" destId="{438BCEB4-3FF4-419E-B983-F3EC674B379E}" srcOrd="1" destOrd="0" presId="urn:microsoft.com/office/officeart/2005/8/layout/orgChart1"/>
    <dgm:cxn modelId="{7224C2AC-195C-4FF2-B8F9-317B433D377D}" type="presParOf" srcId="{51ACB23D-52D9-405B-8B82-E5048B40082E}" destId="{C60580B2-6C03-4FE0-AEC6-77B4ADBA5363}" srcOrd="1" destOrd="0" presId="urn:microsoft.com/office/officeart/2005/8/layout/orgChart1"/>
    <dgm:cxn modelId="{0C509DDF-38F6-48EF-AACB-4CBE99ECADE3}" type="presParOf" srcId="{C60580B2-6C03-4FE0-AEC6-77B4ADBA5363}" destId="{D2D29499-771A-4383-BDF1-4DAFDE31EDB3}" srcOrd="0" destOrd="0" presId="urn:microsoft.com/office/officeart/2005/8/layout/orgChart1"/>
    <dgm:cxn modelId="{E09BF1F9-76FA-42FD-9CDF-EE98BA890B3E}" type="presParOf" srcId="{C60580B2-6C03-4FE0-AEC6-77B4ADBA5363}" destId="{368BD0EA-8732-4A83-AA0D-66E938058D2B}" srcOrd="1" destOrd="0" presId="urn:microsoft.com/office/officeart/2005/8/layout/orgChart1"/>
    <dgm:cxn modelId="{8282DF67-B9C0-427C-9F49-8015C7BEF65A}" type="presParOf" srcId="{368BD0EA-8732-4A83-AA0D-66E938058D2B}" destId="{3E6784EC-D62F-4772-B70D-F52EB29C6C76}" srcOrd="0" destOrd="0" presId="urn:microsoft.com/office/officeart/2005/8/layout/orgChart1"/>
    <dgm:cxn modelId="{716F98C3-C1C4-4243-BD54-C4313A898957}" type="presParOf" srcId="{3E6784EC-D62F-4772-B70D-F52EB29C6C76}" destId="{5AEF0E45-C42C-4D40-A8F8-D354350C0D20}" srcOrd="0" destOrd="0" presId="urn:microsoft.com/office/officeart/2005/8/layout/orgChart1"/>
    <dgm:cxn modelId="{AC8D16E2-9A80-46F3-A41E-0E32458AA4DD}" type="presParOf" srcId="{3E6784EC-D62F-4772-B70D-F52EB29C6C76}" destId="{64CE7296-F849-4708-A9CA-A2C7A15E9C52}" srcOrd="1" destOrd="0" presId="urn:microsoft.com/office/officeart/2005/8/layout/orgChart1"/>
    <dgm:cxn modelId="{0044878C-5C48-4563-B352-53A2ACB79649}" type="presParOf" srcId="{368BD0EA-8732-4A83-AA0D-66E938058D2B}" destId="{1AF198E0-3EE9-4D9F-93CE-70E65D2B7EE1}" srcOrd="1" destOrd="0" presId="urn:microsoft.com/office/officeart/2005/8/layout/orgChart1"/>
    <dgm:cxn modelId="{40C71783-9934-4B70-9AF3-49C1C5C3DFDA}" type="presParOf" srcId="{1AF198E0-3EE9-4D9F-93CE-70E65D2B7EE1}" destId="{1B47DF86-CD63-4D95-88E4-66DC8D330CB6}" srcOrd="0" destOrd="0" presId="urn:microsoft.com/office/officeart/2005/8/layout/orgChart1"/>
    <dgm:cxn modelId="{26219D37-1586-4D0D-9D77-A177E9A89797}" type="presParOf" srcId="{1AF198E0-3EE9-4D9F-93CE-70E65D2B7EE1}" destId="{87E3FF77-3828-42B3-9518-6A293543115F}" srcOrd="1" destOrd="0" presId="urn:microsoft.com/office/officeart/2005/8/layout/orgChart1"/>
    <dgm:cxn modelId="{49AB513B-A66D-4C1A-B5DD-70FD469B1E36}" type="presParOf" srcId="{87E3FF77-3828-42B3-9518-6A293543115F}" destId="{1970D5D2-A959-4460-8BC1-9B8FEB79C625}" srcOrd="0" destOrd="0" presId="urn:microsoft.com/office/officeart/2005/8/layout/orgChart1"/>
    <dgm:cxn modelId="{D20058DC-623C-4308-BB7F-1A338131636C}" type="presParOf" srcId="{1970D5D2-A959-4460-8BC1-9B8FEB79C625}" destId="{A311C933-42A4-4F65-A234-35AEAFD93829}" srcOrd="0" destOrd="0" presId="urn:microsoft.com/office/officeart/2005/8/layout/orgChart1"/>
    <dgm:cxn modelId="{900967AE-7611-41C0-A8E1-0412F7B2B702}" type="presParOf" srcId="{1970D5D2-A959-4460-8BC1-9B8FEB79C625}" destId="{D1D12B7C-C2C7-4EC7-8541-E469763CEB01}" srcOrd="1" destOrd="0" presId="urn:microsoft.com/office/officeart/2005/8/layout/orgChart1"/>
    <dgm:cxn modelId="{6A00B23D-45D2-4378-8765-AD88789752A6}" type="presParOf" srcId="{87E3FF77-3828-42B3-9518-6A293543115F}" destId="{AEC3931C-E8F7-480A-AD5B-B6B8BD191554}" srcOrd="1" destOrd="0" presId="urn:microsoft.com/office/officeart/2005/8/layout/orgChart1"/>
    <dgm:cxn modelId="{E777BCEF-12A8-4D4A-85DE-02C9163DACC5}" type="presParOf" srcId="{87E3FF77-3828-42B3-9518-6A293543115F}" destId="{CFC39F11-9B86-4EBE-ADD4-041FBBD9FDE3}" srcOrd="2" destOrd="0" presId="urn:microsoft.com/office/officeart/2005/8/layout/orgChart1"/>
    <dgm:cxn modelId="{E9F4CB44-6AC8-47A3-87B6-EC094521C1B5}" type="presParOf" srcId="{1AF198E0-3EE9-4D9F-93CE-70E65D2B7EE1}" destId="{3A6A79AB-0441-4EFA-9633-7C9B738E5C65}" srcOrd="2" destOrd="0" presId="urn:microsoft.com/office/officeart/2005/8/layout/orgChart1"/>
    <dgm:cxn modelId="{00116B89-6BA2-42C5-ABB2-A0EC6F7BF67C}" type="presParOf" srcId="{1AF198E0-3EE9-4D9F-93CE-70E65D2B7EE1}" destId="{5CFE55CC-80CA-47F4-8B72-F391F6490AF8}" srcOrd="3" destOrd="0" presId="urn:microsoft.com/office/officeart/2005/8/layout/orgChart1"/>
    <dgm:cxn modelId="{0077ECAE-19F6-4905-B646-89B979D50BBF}" type="presParOf" srcId="{5CFE55CC-80CA-47F4-8B72-F391F6490AF8}" destId="{AC92E5F6-F7E7-431D-B6CF-D3891471C0FF}" srcOrd="0" destOrd="0" presId="urn:microsoft.com/office/officeart/2005/8/layout/orgChart1"/>
    <dgm:cxn modelId="{D3A5F837-7DB7-4EBA-A0B2-C28965650AD6}" type="presParOf" srcId="{AC92E5F6-F7E7-431D-B6CF-D3891471C0FF}" destId="{71914649-CD61-45E0-A805-9177CC77C14E}" srcOrd="0" destOrd="0" presId="urn:microsoft.com/office/officeart/2005/8/layout/orgChart1"/>
    <dgm:cxn modelId="{40C9577B-9B6D-4E7B-BB24-01BD53C2BEA7}" type="presParOf" srcId="{AC92E5F6-F7E7-431D-B6CF-D3891471C0FF}" destId="{1453485A-372F-46FC-B43F-957276595114}" srcOrd="1" destOrd="0" presId="urn:microsoft.com/office/officeart/2005/8/layout/orgChart1"/>
    <dgm:cxn modelId="{CB9FE25A-2D1C-4570-91AC-D4C1C163BBEB}" type="presParOf" srcId="{5CFE55CC-80CA-47F4-8B72-F391F6490AF8}" destId="{AC037A56-B3C0-4770-B3C1-B0C85A875267}" srcOrd="1" destOrd="0" presId="urn:microsoft.com/office/officeart/2005/8/layout/orgChart1"/>
    <dgm:cxn modelId="{986B2728-8DC1-4C75-82C5-93989EE92010}" type="presParOf" srcId="{5CFE55CC-80CA-47F4-8B72-F391F6490AF8}" destId="{833CBCA5-0882-404E-B08B-6CB351DE2C27}" srcOrd="2" destOrd="0" presId="urn:microsoft.com/office/officeart/2005/8/layout/orgChart1"/>
    <dgm:cxn modelId="{CF7A03F4-8BFB-4A1C-8DE2-0F25D258ABEC}" type="presParOf" srcId="{1AF198E0-3EE9-4D9F-93CE-70E65D2B7EE1}" destId="{A0B4AC29-7F57-49A3-B379-F3658CDBF9F9}" srcOrd="4" destOrd="0" presId="urn:microsoft.com/office/officeart/2005/8/layout/orgChart1"/>
    <dgm:cxn modelId="{98BAD5D9-7E1F-4709-AAE6-21AFDC38C409}" type="presParOf" srcId="{1AF198E0-3EE9-4D9F-93CE-70E65D2B7EE1}" destId="{18431DC3-7428-4A0D-8B73-C3891825BB21}" srcOrd="5" destOrd="0" presId="urn:microsoft.com/office/officeart/2005/8/layout/orgChart1"/>
    <dgm:cxn modelId="{5050B2FB-73F7-4646-B9F7-4B7F13227447}" type="presParOf" srcId="{18431DC3-7428-4A0D-8B73-C3891825BB21}" destId="{B5C32AE6-1830-42D1-8970-9B90FCA0D3F6}" srcOrd="0" destOrd="0" presId="urn:microsoft.com/office/officeart/2005/8/layout/orgChart1"/>
    <dgm:cxn modelId="{84AC875F-2370-4727-B24E-F994BCB5363A}" type="presParOf" srcId="{B5C32AE6-1830-42D1-8970-9B90FCA0D3F6}" destId="{2CDF9574-E707-4809-ADEA-8E313B430B5E}" srcOrd="0" destOrd="0" presId="urn:microsoft.com/office/officeart/2005/8/layout/orgChart1"/>
    <dgm:cxn modelId="{3BB283EC-10BF-4C7F-AF39-CFB5BD5AA462}" type="presParOf" srcId="{B5C32AE6-1830-42D1-8970-9B90FCA0D3F6}" destId="{B3F89EDB-8EC6-448F-AE74-7559FDA99DEA}" srcOrd="1" destOrd="0" presId="urn:microsoft.com/office/officeart/2005/8/layout/orgChart1"/>
    <dgm:cxn modelId="{B63EBAA1-CFCF-437A-9E16-382B34ECD762}" type="presParOf" srcId="{18431DC3-7428-4A0D-8B73-C3891825BB21}" destId="{F9BBC3C9-5148-41E1-A81B-04725E836B93}" srcOrd="1" destOrd="0" presId="urn:microsoft.com/office/officeart/2005/8/layout/orgChart1"/>
    <dgm:cxn modelId="{69B90390-2749-44EA-8AFD-CE9303F2EFD2}" type="presParOf" srcId="{F9BBC3C9-5148-41E1-A81B-04725E836B93}" destId="{32EDDF79-F3CD-4D10-BD2B-62F67F92B75F}" srcOrd="0" destOrd="0" presId="urn:microsoft.com/office/officeart/2005/8/layout/orgChart1"/>
    <dgm:cxn modelId="{DAC91B3A-843A-4CCC-906D-53086C80A556}" type="presParOf" srcId="{F9BBC3C9-5148-41E1-A81B-04725E836B93}" destId="{CD0C6BC0-D992-4714-8126-13F379805042}" srcOrd="1" destOrd="0" presId="urn:microsoft.com/office/officeart/2005/8/layout/orgChart1"/>
    <dgm:cxn modelId="{78E98146-A579-4226-A9F5-808069AE808A}" type="presParOf" srcId="{CD0C6BC0-D992-4714-8126-13F379805042}" destId="{7C90AFFA-36EC-4DBD-93E6-7DC3E7C68546}" srcOrd="0" destOrd="0" presId="urn:microsoft.com/office/officeart/2005/8/layout/orgChart1"/>
    <dgm:cxn modelId="{B7131C0B-2915-4AB1-A53D-709D9BFC3A6C}" type="presParOf" srcId="{7C90AFFA-36EC-4DBD-93E6-7DC3E7C68546}" destId="{FF3C8311-D970-4910-8167-4953EF42290E}" srcOrd="0" destOrd="0" presId="urn:microsoft.com/office/officeart/2005/8/layout/orgChart1"/>
    <dgm:cxn modelId="{E3BAA81D-37CD-4DBC-BAF7-4742347B3883}" type="presParOf" srcId="{7C90AFFA-36EC-4DBD-93E6-7DC3E7C68546}" destId="{690C92FF-37D9-4544-803C-BDA35BF72B6A}" srcOrd="1" destOrd="0" presId="urn:microsoft.com/office/officeart/2005/8/layout/orgChart1"/>
    <dgm:cxn modelId="{35C37432-CA9B-4A7C-8958-AED6A33EAA34}" type="presParOf" srcId="{CD0C6BC0-D992-4714-8126-13F379805042}" destId="{AD5EB44F-69FC-40EF-B000-BF5EAB8C04EE}" srcOrd="1" destOrd="0" presId="urn:microsoft.com/office/officeart/2005/8/layout/orgChart1"/>
    <dgm:cxn modelId="{FFCDB2F4-DD79-4146-89BB-F3E94352240B}" type="presParOf" srcId="{CD0C6BC0-D992-4714-8126-13F379805042}" destId="{24B9353A-4BE8-4973-9C6D-453B18F5CEA4}" srcOrd="2" destOrd="0" presId="urn:microsoft.com/office/officeart/2005/8/layout/orgChart1"/>
    <dgm:cxn modelId="{1D87F68D-1D4C-4D3D-A319-BF2A97C8ACF8}" type="presParOf" srcId="{F9BBC3C9-5148-41E1-A81B-04725E836B93}" destId="{C90CF7AB-24C2-41BC-A05B-57AEFF239FA9}" srcOrd="2" destOrd="0" presId="urn:microsoft.com/office/officeart/2005/8/layout/orgChart1"/>
    <dgm:cxn modelId="{A1F6E7F7-9F45-49D3-94C0-30ABAAB35045}" type="presParOf" srcId="{F9BBC3C9-5148-41E1-A81B-04725E836B93}" destId="{42C6C3D1-8FEC-433F-A57B-7E25A56701D4}" srcOrd="3" destOrd="0" presId="urn:microsoft.com/office/officeart/2005/8/layout/orgChart1"/>
    <dgm:cxn modelId="{FE23D355-B8A9-4977-9407-373236C39FAA}" type="presParOf" srcId="{42C6C3D1-8FEC-433F-A57B-7E25A56701D4}" destId="{036C4A5B-E00B-4ED1-9A11-8A8DBDF1F04B}" srcOrd="0" destOrd="0" presId="urn:microsoft.com/office/officeart/2005/8/layout/orgChart1"/>
    <dgm:cxn modelId="{C4CFD01C-1A55-4C42-9733-2D7340778F8D}" type="presParOf" srcId="{036C4A5B-E00B-4ED1-9A11-8A8DBDF1F04B}" destId="{DF605ACE-F234-4C1B-9D3D-82048D3032BD}" srcOrd="0" destOrd="0" presId="urn:microsoft.com/office/officeart/2005/8/layout/orgChart1"/>
    <dgm:cxn modelId="{BE6E98DB-63A8-4E02-B434-C97AB9A0DCF2}" type="presParOf" srcId="{036C4A5B-E00B-4ED1-9A11-8A8DBDF1F04B}" destId="{91FD872B-A214-47CD-A23B-A5EC12289073}" srcOrd="1" destOrd="0" presId="urn:microsoft.com/office/officeart/2005/8/layout/orgChart1"/>
    <dgm:cxn modelId="{135D7601-16A6-4D69-9807-9952060B8D60}" type="presParOf" srcId="{42C6C3D1-8FEC-433F-A57B-7E25A56701D4}" destId="{76FF99A8-7BF9-4ECD-9D1D-385B703289E0}" srcOrd="1" destOrd="0" presId="urn:microsoft.com/office/officeart/2005/8/layout/orgChart1"/>
    <dgm:cxn modelId="{3F1A6386-CE89-492A-9DC7-2128114E39CD}" type="presParOf" srcId="{42C6C3D1-8FEC-433F-A57B-7E25A56701D4}" destId="{B5509F6D-ACBA-4460-8A16-4B17BE48F6C4}" srcOrd="2" destOrd="0" presId="urn:microsoft.com/office/officeart/2005/8/layout/orgChart1"/>
    <dgm:cxn modelId="{B5BDCEE4-9F2C-4AFC-85C0-9E962A3A7761}" type="presParOf" srcId="{F9BBC3C9-5148-41E1-A81B-04725E836B93}" destId="{A7E8B3CF-5251-43F7-BA85-E5744C681AEC}" srcOrd="4" destOrd="0" presId="urn:microsoft.com/office/officeart/2005/8/layout/orgChart1"/>
    <dgm:cxn modelId="{CE37CFB6-CC69-4480-B999-8E05819B4C84}" type="presParOf" srcId="{F9BBC3C9-5148-41E1-A81B-04725E836B93}" destId="{006A70AC-06B9-40AF-956C-E0BFBA794509}" srcOrd="5" destOrd="0" presId="urn:microsoft.com/office/officeart/2005/8/layout/orgChart1"/>
    <dgm:cxn modelId="{B786739D-782D-46B4-A3E3-EE6CCD0D4A39}" type="presParOf" srcId="{006A70AC-06B9-40AF-956C-E0BFBA794509}" destId="{0E23863D-E755-40D8-ABE8-49B70EDD40D3}" srcOrd="0" destOrd="0" presId="urn:microsoft.com/office/officeart/2005/8/layout/orgChart1"/>
    <dgm:cxn modelId="{135530CD-6054-45F7-B526-0627FA56327B}" type="presParOf" srcId="{0E23863D-E755-40D8-ABE8-49B70EDD40D3}" destId="{C6564871-10AA-4429-996A-F85C26BFC886}" srcOrd="0" destOrd="0" presId="urn:microsoft.com/office/officeart/2005/8/layout/orgChart1"/>
    <dgm:cxn modelId="{DB7C2418-C684-4478-92DE-F502674D013B}" type="presParOf" srcId="{0E23863D-E755-40D8-ABE8-49B70EDD40D3}" destId="{F9922F9D-FDE5-4C03-A953-DE9B83FC562B}" srcOrd="1" destOrd="0" presId="urn:microsoft.com/office/officeart/2005/8/layout/orgChart1"/>
    <dgm:cxn modelId="{679191D0-A2F5-45FB-B20E-98CC82D89307}" type="presParOf" srcId="{006A70AC-06B9-40AF-956C-E0BFBA794509}" destId="{F1DC1BFB-4C11-4175-93DD-F4DEDC2058DC}" srcOrd="1" destOrd="0" presId="urn:microsoft.com/office/officeart/2005/8/layout/orgChart1"/>
    <dgm:cxn modelId="{4A3C629D-A93F-4A55-9275-4CCAD07B4033}" type="presParOf" srcId="{006A70AC-06B9-40AF-956C-E0BFBA794509}" destId="{CF11646F-D26C-488E-9028-038128A737F5}" srcOrd="2" destOrd="0" presId="urn:microsoft.com/office/officeart/2005/8/layout/orgChart1"/>
    <dgm:cxn modelId="{CCF5BB85-F5A6-47F3-94BE-8161D6DF06CA}" type="presParOf" srcId="{18431DC3-7428-4A0D-8B73-C3891825BB21}" destId="{D3370914-B5FE-4E1D-B538-1EF8B55FBAFA}" srcOrd="2" destOrd="0" presId="urn:microsoft.com/office/officeart/2005/8/layout/orgChart1"/>
    <dgm:cxn modelId="{9823A50D-7351-4788-8177-5ADE7FBA87D1}" type="presParOf" srcId="{368BD0EA-8732-4A83-AA0D-66E938058D2B}" destId="{30F63708-0394-4EA0-BDF8-DD71FFFF521D}" srcOrd="2" destOrd="0" presId="urn:microsoft.com/office/officeart/2005/8/layout/orgChart1"/>
    <dgm:cxn modelId="{9C6CE149-F452-49E1-A71F-2C0D9951F65D}" type="presParOf" srcId="{C60580B2-6C03-4FE0-AEC6-77B4ADBA5363}" destId="{920CB048-CA26-4DE7-B8AD-465003FD4AA2}" srcOrd="2" destOrd="0" presId="urn:microsoft.com/office/officeart/2005/8/layout/orgChart1"/>
    <dgm:cxn modelId="{3AC4BC2A-E99F-4405-88CF-EE10F4C03C01}" type="presParOf" srcId="{C60580B2-6C03-4FE0-AEC6-77B4ADBA5363}" destId="{A4ED8544-AE78-4FCF-8942-5DC01D998FC1}" srcOrd="3" destOrd="0" presId="urn:microsoft.com/office/officeart/2005/8/layout/orgChart1"/>
    <dgm:cxn modelId="{07CB35B4-D02F-4D76-94D4-0E2DD5787AAA}" type="presParOf" srcId="{A4ED8544-AE78-4FCF-8942-5DC01D998FC1}" destId="{1018A54A-355B-4D82-9FAE-2FB82224C452}" srcOrd="0" destOrd="0" presId="urn:microsoft.com/office/officeart/2005/8/layout/orgChart1"/>
    <dgm:cxn modelId="{8DF1AD86-5E26-49D8-9EFE-2869626E688D}" type="presParOf" srcId="{1018A54A-355B-4D82-9FAE-2FB82224C452}" destId="{AD3D217B-195B-43AE-A7C6-92CC0E30C524}" srcOrd="0" destOrd="0" presId="urn:microsoft.com/office/officeart/2005/8/layout/orgChart1"/>
    <dgm:cxn modelId="{765E04D5-023D-4DDD-9EAF-95CC667FB3FE}" type="presParOf" srcId="{1018A54A-355B-4D82-9FAE-2FB82224C452}" destId="{8B528989-5B1D-415F-B697-C8F4C3760F31}" srcOrd="1" destOrd="0" presId="urn:microsoft.com/office/officeart/2005/8/layout/orgChart1"/>
    <dgm:cxn modelId="{1DC053F2-5508-4290-9CDD-2A27D53C31C2}" type="presParOf" srcId="{A4ED8544-AE78-4FCF-8942-5DC01D998FC1}" destId="{EB8EBBDB-BEF2-4324-A39E-1C6A353C7BB1}" srcOrd="1" destOrd="0" presId="urn:microsoft.com/office/officeart/2005/8/layout/orgChart1"/>
    <dgm:cxn modelId="{A24AC714-9F2E-405F-AD9D-6388CD214363}" type="presParOf" srcId="{EB8EBBDB-BEF2-4324-A39E-1C6A353C7BB1}" destId="{31E401D2-19A8-484E-890A-28DF0F57F3C7}" srcOrd="0" destOrd="0" presId="urn:microsoft.com/office/officeart/2005/8/layout/orgChart1"/>
    <dgm:cxn modelId="{C48054E5-902C-4ED5-99A0-BFA6C13E5383}" type="presParOf" srcId="{EB8EBBDB-BEF2-4324-A39E-1C6A353C7BB1}" destId="{4107274D-2747-429D-9007-32DBA9CEFC09}" srcOrd="1" destOrd="0" presId="urn:microsoft.com/office/officeart/2005/8/layout/orgChart1"/>
    <dgm:cxn modelId="{6751B86D-86D9-4E99-9A73-0CD75D0447CA}" type="presParOf" srcId="{4107274D-2747-429D-9007-32DBA9CEFC09}" destId="{F562410D-1FC8-4FEA-9E8E-28B7F91321E6}" srcOrd="0" destOrd="0" presId="urn:microsoft.com/office/officeart/2005/8/layout/orgChart1"/>
    <dgm:cxn modelId="{8E40FDE7-2CA1-4F64-9B11-47EF891A7C4F}" type="presParOf" srcId="{F562410D-1FC8-4FEA-9E8E-28B7F91321E6}" destId="{1C50A54D-1F94-4587-B182-B072820782C4}" srcOrd="0" destOrd="0" presId="urn:microsoft.com/office/officeart/2005/8/layout/orgChart1"/>
    <dgm:cxn modelId="{C0928A50-3768-43A2-B38C-E1E8380165F9}" type="presParOf" srcId="{F562410D-1FC8-4FEA-9E8E-28B7F91321E6}" destId="{A0B9E648-457A-4763-9741-EA51A5EE2D63}" srcOrd="1" destOrd="0" presId="urn:microsoft.com/office/officeart/2005/8/layout/orgChart1"/>
    <dgm:cxn modelId="{FBAC4507-EE67-4686-8040-4CA81FA1B0C5}" type="presParOf" srcId="{4107274D-2747-429D-9007-32DBA9CEFC09}" destId="{03B666ED-1B36-4A5A-A6C5-7E88C3EBE2AE}" srcOrd="1" destOrd="0" presId="urn:microsoft.com/office/officeart/2005/8/layout/orgChart1"/>
    <dgm:cxn modelId="{0E35C8B4-428B-4CDF-B51C-19F7469399DF}" type="presParOf" srcId="{4107274D-2747-429D-9007-32DBA9CEFC09}" destId="{F0BE393F-0D2D-44A9-A4E0-EAC1005DBB9A}" srcOrd="2" destOrd="0" presId="urn:microsoft.com/office/officeart/2005/8/layout/orgChart1"/>
    <dgm:cxn modelId="{3F07AF76-6354-4B83-BA8C-091D97A03A81}" type="presParOf" srcId="{EB8EBBDB-BEF2-4324-A39E-1C6A353C7BB1}" destId="{6A1CD0DD-94FE-4880-AE1F-9894DCF041B6}" srcOrd="2" destOrd="0" presId="urn:microsoft.com/office/officeart/2005/8/layout/orgChart1"/>
    <dgm:cxn modelId="{D98EC1DF-D898-49F0-A3AC-446164E23B46}" type="presParOf" srcId="{EB8EBBDB-BEF2-4324-A39E-1C6A353C7BB1}" destId="{3C89E2B2-44BE-4541-B85E-687B5250A14C}" srcOrd="3" destOrd="0" presId="urn:microsoft.com/office/officeart/2005/8/layout/orgChart1"/>
    <dgm:cxn modelId="{0E77008F-2623-4ED1-B10F-6831375AAB10}" type="presParOf" srcId="{3C89E2B2-44BE-4541-B85E-687B5250A14C}" destId="{A37B402E-A898-4D3A-8635-E5211D229203}" srcOrd="0" destOrd="0" presId="urn:microsoft.com/office/officeart/2005/8/layout/orgChart1"/>
    <dgm:cxn modelId="{A598BB66-B9F4-4AAA-B566-C38FEE580356}" type="presParOf" srcId="{A37B402E-A898-4D3A-8635-E5211D229203}" destId="{FCC2C37D-C501-4585-B85B-FA7BD0BFBC05}" srcOrd="0" destOrd="0" presId="urn:microsoft.com/office/officeart/2005/8/layout/orgChart1"/>
    <dgm:cxn modelId="{9CBADD4E-1BB0-428C-B589-B7642FC23A40}" type="presParOf" srcId="{A37B402E-A898-4D3A-8635-E5211D229203}" destId="{B097816C-93C5-41C4-9113-C1C511525FE6}" srcOrd="1" destOrd="0" presId="urn:microsoft.com/office/officeart/2005/8/layout/orgChart1"/>
    <dgm:cxn modelId="{2863D2E6-BCDF-456C-8783-E8324A3400AE}" type="presParOf" srcId="{3C89E2B2-44BE-4541-B85E-687B5250A14C}" destId="{568A2C06-954D-4723-91D5-A00EAC617C40}" srcOrd="1" destOrd="0" presId="urn:microsoft.com/office/officeart/2005/8/layout/orgChart1"/>
    <dgm:cxn modelId="{5A977E20-5B08-42AC-843E-AEEC2728206E}" type="presParOf" srcId="{3C89E2B2-44BE-4541-B85E-687B5250A14C}" destId="{3B5E421E-A6BC-4B69-921D-18B880DC0AF1}" srcOrd="2" destOrd="0" presId="urn:microsoft.com/office/officeart/2005/8/layout/orgChart1"/>
    <dgm:cxn modelId="{78FDD67B-33A2-4ABB-AAAA-6C618C4F1D13}" type="presParOf" srcId="{EB8EBBDB-BEF2-4324-A39E-1C6A353C7BB1}" destId="{EFD3D694-09C8-4F67-B8B6-7CD4EDB2E7F3}" srcOrd="4" destOrd="0" presId="urn:microsoft.com/office/officeart/2005/8/layout/orgChart1"/>
    <dgm:cxn modelId="{992D99C9-45C1-4B83-BA43-646A41E75C10}" type="presParOf" srcId="{EB8EBBDB-BEF2-4324-A39E-1C6A353C7BB1}" destId="{212DFC81-E7E2-4E7D-8412-8C83FF0F3D60}" srcOrd="5" destOrd="0" presId="urn:microsoft.com/office/officeart/2005/8/layout/orgChart1"/>
    <dgm:cxn modelId="{D8F622C3-DC0A-463B-B9D5-10C6B9E3DB12}" type="presParOf" srcId="{212DFC81-E7E2-4E7D-8412-8C83FF0F3D60}" destId="{B9F84AC2-AC31-42A7-BA34-7166EC1A652E}" srcOrd="0" destOrd="0" presId="urn:microsoft.com/office/officeart/2005/8/layout/orgChart1"/>
    <dgm:cxn modelId="{782705A4-E050-4F01-85FE-1009061B8AC7}" type="presParOf" srcId="{B9F84AC2-AC31-42A7-BA34-7166EC1A652E}" destId="{8E975E1F-EBD5-4FA9-B055-87B58A353E15}" srcOrd="0" destOrd="0" presId="urn:microsoft.com/office/officeart/2005/8/layout/orgChart1"/>
    <dgm:cxn modelId="{776E2902-8FF7-4074-A5DD-C72F82BC7192}" type="presParOf" srcId="{B9F84AC2-AC31-42A7-BA34-7166EC1A652E}" destId="{E3AE7EFD-8138-4ACF-9298-B56B4BC4C9D5}" srcOrd="1" destOrd="0" presId="urn:microsoft.com/office/officeart/2005/8/layout/orgChart1"/>
    <dgm:cxn modelId="{4C9E7EF9-4D9C-47A9-80B9-2D44C6BA5A1C}" type="presParOf" srcId="{212DFC81-E7E2-4E7D-8412-8C83FF0F3D60}" destId="{37C16754-77FD-4BA3-B388-F0956D4B21DC}" srcOrd="1" destOrd="0" presId="urn:microsoft.com/office/officeart/2005/8/layout/orgChart1"/>
    <dgm:cxn modelId="{6AD7D48E-3A1C-4B4F-8955-899DAD891638}" type="presParOf" srcId="{37C16754-77FD-4BA3-B388-F0956D4B21DC}" destId="{A1BD6F99-0506-4E54-AE15-6A95E3F50052}" srcOrd="0" destOrd="0" presId="urn:microsoft.com/office/officeart/2005/8/layout/orgChart1"/>
    <dgm:cxn modelId="{999DD8CA-F9BC-4635-AA99-BED7BDB05D11}" type="presParOf" srcId="{37C16754-77FD-4BA3-B388-F0956D4B21DC}" destId="{D3BD7F25-71D5-4818-BC80-F2C8D5BF20ED}" srcOrd="1" destOrd="0" presId="urn:microsoft.com/office/officeart/2005/8/layout/orgChart1"/>
    <dgm:cxn modelId="{DABD4FE6-E023-4E7E-AB39-0909B7EE1E30}" type="presParOf" srcId="{D3BD7F25-71D5-4818-BC80-F2C8D5BF20ED}" destId="{DAA24D90-CD7C-4564-B41B-9680D8673C4E}" srcOrd="0" destOrd="0" presId="urn:microsoft.com/office/officeart/2005/8/layout/orgChart1"/>
    <dgm:cxn modelId="{AAFC1CA3-F456-4D13-A98A-4BDB8A28829F}" type="presParOf" srcId="{DAA24D90-CD7C-4564-B41B-9680D8673C4E}" destId="{DF228E77-F3BF-476A-B213-839A711775E3}" srcOrd="0" destOrd="0" presId="urn:microsoft.com/office/officeart/2005/8/layout/orgChart1"/>
    <dgm:cxn modelId="{CBF3924C-657A-4619-8701-78DD56DBB7F3}" type="presParOf" srcId="{DAA24D90-CD7C-4564-B41B-9680D8673C4E}" destId="{0DF56CE2-B60C-410B-8982-6860D8F8527C}" srcOrd="1" destOrd="0" presId="urn:microsoft.com/office/officeart/2005/8/layout/orgChart1"/>
    <dgm:cxn modelId="{5DA26A39-B8A9-458B-9E6A-92DE896E5F40}" type="presParOf" srcId="{D3BD7F25-71D5-4818-BC80-F2C8D5BF20ED}" destId="{06C9E7F2-1C87-4DB8-94E3-6FE0ED966A62}" srcOrd="1" destOrd="0" presId="urn:microsoft.com/office/officeart/2005/8/layout/orgChart1"/>
    <dgm:cxn modelId="{66B8F9A8-7719-4294-AE18-C28FCD5825AF}" type="presParOf" srcId="{D3BD7F25-71D5-4818-BC80-F2C8D5BF20ED}" destId="{5CEBAFD0-F19D-4A4B-A700-2C08EEDBADAE}" srcOrd="2" destOrd="0" presId="urn:microsoft.com/office/officeart/2005/8/layout/orgChart1"/>
    <dgm:cxn modelId="{A742CE5C-4883-4963-8689-95B5D767C485}" type="presParOf" srcId="{37C16754-77FD-4BA3-B388-F0956D4B21DC}" destId="{B9AC4F1F-C7CF-4775-A6FD-02E4589C526E}" srcOrd="2" destOrd="0" presId="urn:microsoft.com/office/officeart/2005/8/layout/orgChart1"/>
    <dgm:cxn modelId="{A26047EB-6845-4FA2-8E06-623296D0B776}" type="presParOf" srcId="{37C16754-77FD-4BA3-B388-F0956D4B21DC}" destId="{EFD91D24-1CD7-4C8E-8BBC-5435BF91EAB7}" srcOrd="3" destOrd="0" presId="urn:microsoft.com/office/officeart/2005/8/layout/orgChart1"/>
    <dgm:cxn modelId="{523E5BBF-B1A5-4598-8859-DB575E76D047}" type="presParOf" srcId="{EFD91D24-1CD7-4C8E-8BBC-5435BF91EAB7}" destId="{6AE00FAC-9696-4FB6-B9A4-A701C2AA2599}" srcOrd="0" destOrd="0" presId="urn:microsoft.com/office/officeart/2005/8/layout/orgChart1"/>
    <dgm:cxn modelId="{576E747D-CC64-462E-9B7F-4661FC927526}" type="presParOf" srcId="{6AE00FAC-9696-4FB6-B9A4-A701C2AA2599}" destId="{180C1668-43F0-4730-9B45-698E99D46DBF}" srcOrd="0" destOrd="0" presId="urn:microsoft.com/office/officeart/2005/8/layout/orgChart1"/>
    <dgm:cxn modelId="{89A84DAB-65C6-4471-B29E-2EF53B5056C9}" type="presParOf" srcId="{6AE00FAC-9696-4FB6-B9A4-A701C2AA2599}" destId="{59EABD83-6183-4E26-A9AF-62A1EB8DF444}" srcOrd="1" destOrd="0" presId="urn:microsoft.com/office/officeart/2005/8/layout/orgChart1"/>
    <dgm:cxn modelId="{1DBBC2A8-2080-416C-9256-90BED6B22419}" type="presParOf" srcId="{EFD91D24-1CD7-4C8E-8BBC-5435BF91EAB7}" destId="{846DC816-0EF4-4A77-8C0F-33F1D32A29CA}" srcOrd="1" destOrd="0" presId="urn:microsoft.com/office/officeart/2005/8/layout/orgChart1"/>
    <dgm:cxn modelId="{0282CB6F-6E7D-4C39-9889-00A6304F6A75}" type="presParOf" srcId="{EFD91D24-1CD7-4C8E-8BBC-5435BF91EAB7}" destId="{578501FE-E05C-4F46-955E-DD0C8F4EB64A}" srcOrd="2" destOrd="0" presId="urn:microsoft.com/office/officeart/2005/8/layout/orgChart1"/>
    <dgm:cxn modelId="{FE3B9E75-1A07-4EFC-9389-F12A4C600F26}" type="presParOf" srcId="{37C16754-77FD-4BA3-B388-F0956D4B21DC}" destId="{284D2248-05A5-4F74-971E-546913CC48F1}" srcOrd="4" destOrd="0" presId="urn:microsoft.com/office/officeart/2005/8/layout/orgChart1"/>
    <dgm:cxn modelId="{39F393C8-F0CC-46FB-A4D9-DE5747F62121}" type="presParOf" srcId="{37C16754-77FD-4BA3-B388-F0956D4B21DC}" destId="{454C2732-9643-4729-8661-49E3C2979211}" srcOrd="5" destOrd="0" presId="urn:microsoft.com/office/officeart/2005/8/layout/orgChart1"/>
    <dgm:cxn modelId="{267BE070-2D59-431D-BF5B-3DD7B7907A87}" type="presParOf" srcId="{454C2732-9643-4729-8661-49E3C2979211}" destId="{C44EF027-2104-4F5E-A94D-6E783B8ECAE7}" srcOrd="0" destOrd="0" presId="urn:microsoft.com/office/officeart/2005/8/layout/orgChart1"/>
    <dgm:cxn modelId="{21FB4E5C-2199-43F2-8830-4A22C8DB24AB}" type="presParOf" srcId="{C44EF027-2104-4F5E-A94D-6E783B8ECAE7}" destId="{7F84D25B-30F5-48CB-A79A-40A4680C508B}" srcOrd="0" destOrd="0" presId="urn:microsoft.com/office/officeart/2005/8/layout/orgChart1"/>
    <dgm:cxn modelId="{E2640C39-D891-44F1-A910-1CAEA4FFE449}" type="presParOf" srcId="{C44EF027-2104-4F5E-A94D-6E783B8ECAE7}" destId="{370519D1-AB81-4F2F-A0DB-4EAD29E87443}" srcOrd="1" destOrd="0" presId="urn:microsoft.com/office/officeart/2005/8/layout/orgChart1"/>
    <dgm:cxn modelId="{6CC77081-2C92-4906-BF08-F533D2B5B205}" type="presParOf" srcId="{454C2732-9643-4729-8661-49E3C2979211}" destId="{513D0D04-58AD-46CB-81C7-B5A9BBDC62E6}" srcOrd="1" destOrd="0" presId="urn:microsoft.com/office/officeart/2005/8/layout/orgChart1"/>
    <dgm:cxn modelId="{C96C27B5-86FD-4D90-98A2-9DF99237CDD5}" type="presParOf" srcId="{454C2732-9643-4729-8661-49E3C2979211}" destId="{7CE0089B-288E-4350-8C50-5D7EA2E5B180}" srcOrd="2" destOrd="0" presId="urn:microsoft.com/office/officeart/2005/8/layout/orgChart1"/>
    <dgm:cxn modelId="{BAA2DAAF-7344-4348-AEEB-F0FE8F7C2F9F}" type="presParOf" srcId="{212DFC81-E7E2-4E7D-8412-8C83FF0F3D60}" destId="{5A95E1A6-9763-409D-9518-DE20AC9B359F}" srcOrd="2" destOrd="0" presId="urn:microsoft.com/office/officeart/2005/8/layout/orgChart1"/>
    <dgm:cxn modelId="{C79580D2-B0D7-4A78-8E87-87906B69F1F3}" type="presParOf" srcId="{A4ED8544-AE78-4FCF-8942-5DC01D998FC1}" destId="{1E9394EB-3F9F-4B8F-B6DE-7A7D3D40DE46}" srcOrd="2" destOrd="0" presId="urn:microsoft.com/office/officeart/2005/8/layout/orgChart1"/>
    <dgm:cxn modelId="{3C12514A-785D-4FE0-8596-6D26CC486727}" type="presParOf" srcId="{C60580B2-6C03-4FE0-AEC6-77B4ADBA5363}" destId="{E8FB2A8D-3216-4CD8-B0F1-9C9753466092}" srcOrd="4" destOrd="0" presId="urn:microsoft.com/office/officeart/2005/8/layout/orgChart1"/>
    <dgm:cxn modelId="{A4EB74EE-568B-45C3-962D-4C522154B245}" type="presParOf" srcId="{C60580B2-6C03-4FE0-AEC6-77B4ADBA5363}" destId="{7EF0FF95-3636-473A-88CB-39AEA5512032}" srcOrd="5" destOrd="0" presId="urn:microsoft.com/office/officeart/2005/8/layout/orgChart1"/>
    <dgm:cxn modelId="{23286C24-A8AE-438C-9AD6-2A87E2380F81}" type="presParOf" srcId="{7EF0FF95-3636-473A-88CB-39AEA5512032}" destId="{DA91C4FE-8C99-4437-B1EF-DA50332FF224}" srcOrd="0" destOrd="0" presId="urn:microsoft.com/office/officeart/2005/8/layout/orgChart1"/>
    <dgm:cxn modelId="{E00E319E-5F2F-4EDF-A11E-47812F482AFD}" type="presParOf" srcId="{DA91C4FE-8C99-4437-B1EF-DA50332FF224}" destId="{82C736BD-8D0C-4B42-9A5F-FDDD4EB0597E}" srcOrd="0" destOrd="0" presId="urn:microsoft.com/office/officeart/2005/8/layout/orgChart1"/>
    <dgm:cxn modelId="{ADEBAEB8-7FDE-4FB3-B3A8-36DD2FD7F716}" type="presParOf" srcId="{DA91C4FE-8C99-4437-B1EF-DA50332FF224}" destId="{59015838-D45F-4BBF-A80F-C0F63BC4DD73}" srcOrd="1" destOrd="0" presId="urn:microsoft.com/office/officeart/2005/8/layout/orgChart1"/>
    <dgm:cxn modelId="{55D9A3CA-2EB2-4EB2-AF00-1D55309335DA}" type="presParOf" srcId="{7EF0FF95-3636-473A-88CB-39AEA5512032}" destId="{C79B2E3F-6ACE-4C38-A5BF-256355AD5A63}" srcOrd="1" destOrd="0" presId="urn:microsoft.com/office/officeart/2005/8/layout/orgChart1"/>
    <dgm:cxn modelId="{D7BD5C93-4C73-42F2-95E4-97141DDD9397}" type="presParOf" srcId="{C79B2E3F-6ACE-4C38-A5BF-256355AD5A63}" destId="{88732FDB-10D5-44C9-9020-B0B70E5193C2}" srcOrd="0" destOrd="0" presId="urn:microsoft.com/office/officeart/2005/8/layout/orgChart1"/>
    <dgm:cxn modelId="{1430EA8C-A8CC-455E-A8F9-DB8D1CE03ECF}" type="presParOf" srcId="{C79B2E3F-6ACE-4C38-A5BF-256355AD5A63}" destId="{52E9496C-7C76-4EEA-A0C9-E14DEDE8BD72}" srcOrd="1" destOrd="0" presId="urn:microsoft.com/office/officeart/2005/8/layout/orgChart1"/>
    <dgm:cxn modelId="{171491BA-4970-4804-9DDA-032E39CAF8BB}" type="presParOf" srcId="{52E9496C-7C76-4EEA-A0C9-E14DEDE8BD72}" destId="{31F00EEB-E2D3-40B7-B652-3F36622A367B}" srcOrd="0" destOrd="0" presId="urn:microsoft.com/office/officeart/2005/8/layout/orgChart1"/>
    <dgm:cxn modelId="{80DDBB45-46E6-4E7B-B0ED-05D791084C7D}" type="presParOf" srcId="{31F00EEB-E2D3-40B7-B652-3F36622A367B}" destId="{7C2968D6-2314-44A1-A19B-BFA6F8832317}" srcOrd="0" destOrd="0" presId="urn:microsoft.com/office/officeart/2005/8/layout/orgChart1"/>
    <dgm:cxn modelId="{9FE5C694-B221-4BCF-B6FC-F1CC9CC86E16}" type="presParOf" srcId="{31F00EEB-E2D3-40B7-B652-3F36622A367B}" destId="{B6CA4ED8-1C58-488B-BE99-D4AB51A83E45}" srcOrd="1" destOrd="0" presId="urn:microsoft.com/office/officeart/2005/8/layout/orgChart1"/>
    <dgm:cxn modelId="{2FC2BD5C-EE0F-4D46-A25A-1B6D6517743E}" type="presParOf" srcId="{52E9496C-7C76-4EEA-A0C9-E14DEDE8BD72}" destId="{B8703FC3-86EE-47CB-8F00-AD97142B2CA3}" srcOrd="1" destOrd="0" presId="urn:microsoft.com/office/officeart/2005/8/layout/orgChart1"/>
    <dgm:cxn modelId="{F59702E8-D8EB-4163-8F0F-40F68EE5DCE1}" type="presParOf" srcId="{B8703FC3-86EE-47CB-8F00-AD97142B2CA3}" destId="{B27C64C2-B142-4D29-9D17-41DEED9E94EC}" srcOrd="0" destOrd="0" presId="urn:microsoft.com/office/officeart/2005/8/layout/orgChart1"/>
    <dgm:cxn modelId="{8EF98F7D-D411-429F-81DD-FDE3667A51FA}" type="presParOf" srcId="{B8703FC3-86EE-47CB-8F00-AD97142B2CA3}" destId="{4605F8D3-DA4E-4A70-8D82-562DDCF3C2A1}" srcOrd="1" destOrd="0" presId="urn:microsoft.com/office/officeart/2005/8/layout/orgChart1"/>
    <dgm:cxn modelId="{6505B057-F452-40EA-A5C1-05F957CBCFEE}" type="presParOf" srcId="{4605F8D3-DA4E-4A70-8D82-562DDCF3C2A1}" destId="{726D7EF1-2844-4761-AF9C-17DE193A3535}" srcOrd="0" destOrd="0" presId="urn:microsoft.com/office/officeart/2005/8/layout/orgChart1"/>
    <dgm:cxn modelId="{08991F7F-41E5-4CE6-80AE-6F5B9CDDE02F}" type="presParOf" srcId="{726D7EF1-2844-4761-AF9C-17DE193A3535}" destId="{7C9DA4E0-8239-4927-B209-D8AA5DAC9561}" srcOrd="0" destOrd="0" presId="urn:microsoft.com/office/officeart/2005/8/layout/orgChart1"/>
    <dgm:cxn modelId="{D0E20C82-735F-4D3C-B1F2-A77897370C61}" type="presParOf" srcId="{726D7EF1-2844-4761-AF9C-17DE193A3535}" destId="{88D25335-9BCD-438F-AEEE-ECAEF7154EC6}" srcOrd="1" destOrd="0" presId="urn:microsoft.com/office/officeart/2005/8/layout/orgChart1"/>
    <dgm:cxn modelId="{E7F42E0B-23BD-4D26-BEB5-B3F136D7583C}" type="presParOf" srcId="{4605F8D3-DA4E-4A70-8D82-562DDCF3C2A1}" destId="{573DBA94-F29F-4F6D-9F95-7ACF77FD9B9B}" srcOrd="1" destOrd="0" presId="urn:microsoft.com/office/officeart/2005/8/layout/orgChart1"/>
    <dgm:cxn modelId="{2725F178-3650-4EF3-8D54-BA153365D78B}" type="presParOf" srcId="{4605F8D3-DA4E-4A70-8D82-562DDCF3C2A1}" destId="{7A7C6F4D-42C1-44AD-89C1-9A860A3074B8}" srcOrd="2" destOrd="0" presId="urn:microsoft.com/office/officeart/2005/8/layout/orgChart1"/>
    <dgm:cxn modelId="{0E0A0548-F7DD-4DD7-8B16-77D44ED1ABC5}" type="presParOf" srcId="{B8703FC3-86EE-47CB-8F00-AD97142B2CA3}" destId="{DA9D3946-B7A1-4336-B0B9-82BAD5C46EE4}" srcOrd="2" destOrd="0" presId="urn:microsoft.com/office/officeart/2005/8/layout/orgChart1"/>
    <dgm:cxn modelId="{B7B19861-0A06-4D75-8813-6E09BF22A856}" type="presParOf" srcId="{B8703FC3-86EE-47CB-8F00-AD97142B2CA3}" destId="{069FB9D1-381E-4730-81D5-E0990DFD406F}" srcOrd="3" destOrd="0" presId="urn:microsoft.com/office/officeart/2005/8/layout/orgChart1"/>
    <dgm:cxn modelId="{873B1514-BA12-4668-B325-0D8701E86112}" type="presParOf" srcId="{069FB9D1-381E-4730-81D5-E0990DFD406F}" destId="{C0AEEE81-DBD1-4A8C-9022-5D3C037D96B3}" srcOrd="0" destOrd="0" presId="urn:microsoft.com/office/officeart/2005/8/layout/orgChart1"/>
    <dgm:cxn modelId="{E3A53AB4-C993-4E3E-BBB4-83CD7B8A2F3B}" type="presParOf" srcId="{C0AEEE81-DBD1-4A8C-9022-5D3C037D96B3}" destId="{6A002A71-7E6F-4C54-AE6C-294AE6C38236}" srcOrd="0" destOrd="0" presId="urn:microsoft.com/office/officeart/2005/8/layout/orgChart1"/>
    <dgm:cxn modelId="{5CA91953-A7AB-461B-BA22-D1C07F3DE6CE}" type="presParOf" srcId="{C0AEEE81-DBD1-4A8C-9022-5D3C037D96B3}" destId="{2B31EC0D-2F88-4A07-AEEA-5C58109A2046}" srcOrd="1" destOrd="0" presId="urn:microsoft.com/office/officeart/2005/8/layout/orgChart1"/>
    <dgm:cxn modelId="{DCD3A4BC-2501-4876-994C-C23E86D131F3}" type="presParOf" srcId="{069FB9D1-381E-4730-81D5-E0990DFD406F}" destId="{B058A87C-766A-43B8-98D0-4726BB9A41D2}" srcOrd="1" destOrd="0" presId="urn:microsoft.com/office/officeart/2005/8/layout/orgChart1"/>
    <dgm:cxn modelId="{38399D2B-1AE1-4B0C-846D-96EBFA502669}" type="presParOf" srcId="{069FB9D1-381E-4730-81D5-E0990DFD406F}" destId="{8CE0D027-0F7C-4921-897F-E67DA175ED5A}" srcOrd="2" destOrd="0" presId="urn:microsoft.com/office/officeart/2005/8/layout/orgChart1"/>
    <dgm:cxn modelId="{3F4F1FF2-2BDE-42D7-A1CB-705D20201E6C}" type="presParOf" srcId="{B8703FC3-86EE-47CB-8F00-AD97142B2CA3}" destId="{D92DC904-21C9-481E-B584-520457F06F6C}" srcOrd="4" destOrd="0" presId="urn:microsoft.com/office/officeart/2005/8/layout/orgChart1"/>
    <dgm:cxn modelId="{324E274C-BB99-40FF-9FFF-2E72DBA834D7}" type="presParOf" srcId="{B8703FC3-86EE-47CB-8F00-AD97142B2CA3}" destId="{57794258-A080-4ECD-9FD1-2811BD9EB0FC}" srcOrd="5" destOrd="0" presId="urn:microsoft.com/office/officeart/2005/8/layout/orgChart1"/>
    <dgm:cxn modelId="{819871AD-C79B-4645-AC2D-780645B0E0A0}" type="presParOf" srcId="{57794258-A080-4ECD-9FD1-2811BD9EB0FC}" destId="{FFE2C285-B683-4BCA-A06F-9637CF7BA48E}" srcOrd="0" destOrd="0" presId="urn:microsoft.com/office/officeart/2005/8/layout/orgChart1"/>
    <dgm:cxn modelId="{E626B74F-4B6D-4378-B82E-81EB50AE1BFB}" type="presParOf" srcId="{FFE2C285-B683-4BCA-A06F-9637CF7BA48E}" destId="{7A25ECF4-1BD4-45B9-825D-D18B7291893F}" srcOrd="0" destOrd="0" presId="urn:microsoft.com/office/officeart/2005/8/layout/orgChart1"/>
    <dgm:cxn modelId="{D64E3323-70DB-4959-9336-7F8985625D54}" type="presParOf" srcId="{FFE2C285-B683-4BCA-A06F-9637CF7BA48E}" destId="{CB025F59-74A6-4D9D-9006-18B9717C74BE}" srcOrd="1" destOrd="0" presId="urn:microsoft.com/office/officeart/2005/8/layout/orgChart1"/>
    <dgm:cxn modelId="{EE9E2645-68B9-4C68-AF54-D5F6ED7FE3FC}" type="presParOf" srcId="{57794258-A080-4ECD-9FD1-2811BD9EB0FC}" destId="{D27BBB74-AA68-4738-9B1A-C75F56664D3D}" srcOrd="1" destOrd="0" presId="urn:microsoft.com/office/officeart/2005/8/layout/orgChart1"/>
    <dgm:cxn modelId="{62880E8C-A3D3-4B00-9E29-22E1B68511D7}" type="presParOf" srcId="{57794258-A080-4ECD-9FD1-2811BD9EB0FC}" destId="{375774DD-CE70-4326-AB4F-518B8CE51438}" srcOrd="2" destOrd="0" presId="urn:microsoft.com/office/officeart/2005/8/layout/orgChart1"/>
    <dgm:cxn modelId="{847749E0-7659-4354-814F-54B6776688AC}" type="presParOf" srcId="{B8703FC3-86EE-47CB-8F00-AD97142B2CA3}" destId="{FF9BE187-6E0B-433A-A3B1-2F9F994B309E}" srcOrd="6" destOrd="0" presId="urn:microsoft.com/office/officeart/2005/8/layout/orgChart1"/>
    <dgm:cxn modelId="{BE726470-DE4D-4181-89CD-23DC64BABB54}" type="presParOf" srcId="{B8703FC3-86EE-47CB-8F00-AD97142B2CA3}" destId="{72C773B5-5B13-4E2C-8C8A-2C9B481952B5}" srcOrd="7" destOrd="0" presId="urn:microsoft.com/office/officeart/2005/8/layout/orgChart1"/>
    <dgm:cxn modelId="{86A69DCE-2206-42D9-B90D-1F54F3741E3C}" type="presParOf" srcId="{72C773B5-5B13-4E2C-8C8A-2C9B481952B5}" destId="{70066117-EB66-437A-B9FF-279CE83858B0}" srcOrd="0" destOrd="0" presId="urn:microsoft.com/office/officeart/2005/8/layout/orgChart1"/>
    <dgm:cxn modelId="{390ABD9B-E804-4955-9B66-2B50CAA117A8}" type="presParOf" srcId="{70066117-EB66-437A-B9FF-279CE83858B0}" destId="{425FA108-2BE8-4D6B-B7FF-DD7925A0F4B8}" srcOrd="0" destOrd="0" presId="urn:microsoft.com/office/officeart/2005/8/layout/orgChart1"/>
    <dgm:cxn modelId="{DF6972AB-2DD4-4883-81B8-4C8C11B969C1}" type="presParOf" srcId="{70066117-EB66-437A-B9FF-279CE83858B0}" destId="{84820271-2213-4922-84FD-156AF843B68B}" srcOrd="1" destOrd="0" presId="urn:microsoft.com/office/officeart/2005/8/layout/orgChart1"/>
    <dgm:cxn modelId="{4DFBC45C-6761-4A2A-9FFC-399F56F0AB3D}" type="presParOf" srcId="{72C773B5-5B13-4E2C-8C8A-2C9B481952B5}" destId="{FB858307-74E1-4F9C-928F-26E59895AD14}" srcOrd="1" destOrd="0" presId="urn:microsoft.com/office/officeart/2005/8/layout/orgChart1"/>
    <dgm:cxn modelId="{AFA91C99-303A-4643-BFEB-F0DF49AA0EDE}" type="presParOf" srcId="{72C773B5-5B13-4E2C-8C8A-2C9B481952B5}" destId="{5983B796-5879-4A6F-ADE5-1C1339BA3AF5}" srcOrd="2" destOrd="0" presId="urn:microsoft.com/office/officeart/2005/8/layout/orgChart1"/>
    <dgm:cxn modelId="{34317C56-3E1D-4604-9625-0B932B420547}" type="presParOf" srcId="{52E9496C-7C76-4EEA-A0C9-E14DEDE8BD72}" destId="{DBF77B01-95B2-4BAD-AE26-BFD60B4259E2}" srcOrd="2" destOrd="0" presId="urn:microsoft.com/office/officeart/2005/8/layout/orgChart1"/>
    <dgm:cxn modelId="{BD78F25F-4991-429B-AFB3-7604CE63EBDE}" type="presParOf" srcId="{7EF0FF95-3636-473A-88CB-39AEA5512032}" destId="{A197D55F-2AEE-4FBA-ACEB-CF4AC6390497}" srcOrd="2" destOrd="0" presId="urn:microsoft.com/office/officeart/2005/8/layout/orgChart1"/>
    <dgm:cxn modelId="{DD801F53-53EA-4452-BEE7-919210526005}" type="presParOf" srcId="{C60580B2-6C03-4FE0-AEC6-77B4ADBA5363}" destId="{2431A90C-6AA1-4A96-9F3D-39797139962E}" srcOrd="6" destOrd="0" presId="urn:microsoft.com/office/officeart/2005/8/layout/orgChart1"/>
    <dgm:cxn modelId="{93DEFB43-A0A3-40C7-8537-55BB4C60F19C}" type="presParOf" srcId="{C60580B2-6C03-4FE0-AEC6-77B4ADBA5363}" destId="{53C8F957-7F09-4836-9890-B1C48547F3ED}" srcOrd="7" destOrd="0" presId="urn:microsoft.com/office/officeart/2005/8/layout/orgChart1"/>
    <dgm:cxn modelId="{413CA92D-2305-490E-B7C5-73C4FD9E9473}" type="presParOf" srcId="{53C8F957-7F09-4836-9890-B1C48547F3ED}" destId="{E71FF363-B4F7-40E1-A8D6-5AF64C992AB6}" srcOrd="0" destOrd="0" presId="urn:microsoft.com/office/officeart/2005/8/layout/orgChart1"/>
    <dgm:cxn modelId="{CFD02846-EEB6-4126-97BC-ECA11722E049}" type="presParOf" srcId="{E71FF363-B4F7-40E1-A8D6-5AF64C992AB6}" destId="{53AD02AA-D071-40B4-B716-D4EC1838848C}" srcOrd="0" destOrd="0" presId="urn:microsoft.com/office/officeart/2005/8/layout/orgChart1"/>
    <dgm:cxn modelId="{14E76F74-1590-4097-B1A3-AE27DEDE799F}" type="presParOf" srcId="{E71FF363-B4F7-40E1-A8D6-5AF64C992AB6}" destId="{1BCDD167-5789-481D-9791-B5302EC235C1}" srcOrd="1" destOrd="0" presId="urn:microsoft.com/office/officeart/2005/8/layout/orgChart1"/>
    <dgm:cxn modelId="{D8C6CBEB-4C9F-4959-96D1-24B0B160CC91}" type="presParOf" srcId="{53C8F957-7F09-4836-9890-B1C48547F3ED}" destId="{2EC56590-DD4D-447D-8AEF-80FA06293BDC}" srcOrd="1" destOrd="0" presId="urn:microsoft.com/office/officeart/2005/8/layout/orgChart1"/>
    <dgm:cxn modelId="{6949E681-EC3F-4D2C-AD93-32E79F0E3B09}" type="presParOf" srcId="{53C8F957-7F09-4836-9890-B1C48547F3ED}" destId="{9F543A46-2701-46FB-8720-FE644C1E8A83}" srcOrd="2" destOrd="0" presId="urn:microsoft.com/office/officeart/2005/8/layout/orgChart1"/>
    <dgm:cxn modelId="{E018133C-3EF3-4837-B3A1-E108EF864B20}" type="presParOf" srcId="{51ACB23D-52D9-405B-8B82-E5048B40082E}" destId="{BCA97530-17C6-4B9B-AAAC-9C86A67043B6}" srcOrd="2" destOrd="0" presId="urn:microsoft.com/office/officeart/2005/8/layout/orgChart1"/>
    <dgm:cxn modelId="{762204D7-928F-4AF0-A6B9-0ECB34F0B5BF}" type="presParOf" srcId="{7620F235-C25F-409C-B263-2DD6B3BA7546}" destId="{87D37DC0-14BB-4AE9-9C4F-059A57CA0779}" srcOrd="2" destOrd="0" presId="urn:microsoft.com/office/officeart/2005/8/layout/orgChart1"/>
    <dgm:cxn modelId="{A6C2703E-2F38-42CE-BEC5-DDDFFE45BC36}" type="presParOf" srcId="{7620F235-C25F-409C-B263-2DD6B3BA7546}" destId="{7EC5032F-DEEA-44EE-BC80-E59280FB4BC7}" srcOrd="3" destOrd="0" presId="urn:microsoft.com/office/officeart/2005/8/layout/orgChart1"/>
    <dgm:cxn modelId="{60DAB6A6-2D2A-4521-97D2-9ED42AC0B73D}" type="presParOf" srcId="{7EC5032F-DEEA-44EE-BC80-E59280FB4BC7}" destId="{2F119D88-7A26-4064-8794-A9BF7C2D5615}" srcOrd="0" destOrd="0" presId="urn:microsoft.com/office/officeart/2005/8/layout/orgChart1"/>
    <dgm:cxn modelId="{5A43DEFF-AD98-4CBC-B2F7-88C4D765AF19}" type="presParOf" srcId="{2F119D88-7A26-4064-8794-A9BF7C2D5615}" destId="{89B2EBB9-9E99-4D15-8BF3-C058C9C5321B}" srcOrd="0" destOrd="0" presId="urn:microsoft.com/office/officeart/2005/8/layout/orgChart1"/>
    <dgm:cxn modelId="{A1DE33AB-3CBD-4B37-90A0-06F265D98A05}" type="presParOf" srcId="{2F119D88-7A26-4064-8794-A9BF7C2D5615}" destId="{B85B321C-B29B-4419-8109-4BBAD243E6BB}" srcOrd="1" destOrd="0" presId="urn:microsoft.com/office/officeart/2005/8/layout/orgChart1"/>
    <dgm:cxn modelId="{E52DCAAE-7576-47D0-B4D3-D7AE19281A77}" type="presParOf" srcId="{7EC5032F-DEEA-44EE-BC80-E59280FB4BC7}" destId="{0CFDDC2E-E6AB-44EA-B72F-EC9E9FA29752}" srcOrd="1" destOrd="0" presId="urn:microsoft.com/office/officeart/2005/8/layout/orgChart1"/>
    <dgm:cxn modelId="{3E9FDFB8-DD86-421F-A054-26D8A6C2BEA5}" type="presParOf" srcId="{7EC5032F-DEEA-44EE-BC80-E59280FB4BC7}" destId="{F0BC05B4-FCD0-44F8-8FBB-37ED78B55E9D}" srcOrd="2" destOrd="0" presId="urn:microsoft.com/office/officeart/2005/8/layout/orgChart1"/>
    <dgm:cxn modelId="{5B5A9510-24E7-4C5C-9C9D-7CF98A9BAD60}" type="presParOf" srcId="{7620F235-C25F-409C-B263-2DD6B3BA7546}" destId="{769B9336-453C-446F-B3EF-F611AF856072}" srcOrd="4" destOrd="0" presId="urn:microsoft.com/office/officeart/2005/8/layout/orgChart1"/>
    <dgm:cxn modelId="{681F009F-2D24-4D1A-95E5-DFDB5DA67226}" type="presParOf" srcId="{7620F235-C25F-409C-B263-2DD6B3BA7546}" destId="{8B008718-9E26-437D-8A6A-AC497FE6AACA}" srcOrd="5" destOrd="0" presId="urn:microsoft.com/office/officeart/2005/8/layout/orgChart1"/>
    <dgm:cxn modelId="{C6E11BA5-736B-4AE7-B607-CD10C4D1742A}" type="presParOf" srcId="{8B008718-9E26-437D-8A6A-AC497FE6AACA}" destId="{700150E1-8606-4507-A47A-BDF9BFE4BD4A}" srcOrd="0" destOrd="0" presId="urn:microsoft.com/office/officeart/2005/8/layout/orgChart1"/>
    <dgm:cxn modelId="{129165FE-5FBC-4304-86D9-6C2BD7C0122F}" type="presParOf" srcId="{700150E1-8606-4507-A47A-BDF9BFE4BD4A}" destId="{287D8788-30C5-4C03-A7CD-90D85F9A620F}" srcOrd="0" destOrd="0" presId="urn:microsoft.com/office/officeart/2005/8/layout/orgChart1"/>
    <dgm:cxn modelId="{CAB5105E-E1DC-4CA9-9008-EFE1708F6FD1}" type="presParOf" srcId="{700150E1-8606-4507-A47A-BDF9BFE4BD4A}" destId="{A978B7CB-0A77-4635-A344-099C33947B16}" srcOrd="1" destOrd="0" presId="urn:microsoft.com/office/officeart/2005/8/layout/orgChart1"/>
    <dgm:cxn modelId="{266B6EA6-9933-439D-A516-EC9017CB4388}" type="presParOf" srcId="{8B008718-9E26-437D-8A6A-AC497FE6AACA}" destId="{B91131E9-9E32-4636-8A63-C37A180C46F2}" srcOrd="1" destOrd="0" presId="urn:microsoft.com/office/officeart/2005/8/layout/orgChart1"/>
    <dgm:cxn modelId="{005B7239-3D52-4F34-9046-5ECDA8D90491}" type="presParOf" srcId="{8B008718-9E26-437D-8A6A-AC497FE6AACA}" destId="{BCBCAA9C-A0DD-4ADE-B9BA-2E86BF0AFEB8}" srcOrd="2" destOrd="0" presId="urn:microsoft.com/office/officeart/2005/8/layout/orgChart1"/>
    <dgm:cxn modelId="{246F14C9-1CA1-4AA9-B61C-2750D6B55CD6}" type="presParOf" srcId="{661B777B-0192-4961-9949-14B284FAECAC}" destId="{4050FB56-8B76-4460-8AD8-A5CBCE8C4EA6}" srcOrd="2" destOrd="0" presId="urn:microsoft.com/office/officeart/2005/8/layout/orgChart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69B9336-453C-446F-B3EF-F611AF856072}">
      <dsp:nvSpPr>
        <dsp:cNvPr id="0" name=""/>
        <dsp:cNvSpPr/>
      </dsp:nvSpPr>
      <dsp:spPr>
        <a:xfrm>
          <a:off x="4115108" y="299685"/>
          <a:ext cx="723774" cy="125613"/>
        </a:xfrm>
        <a:custGeom>
          <a:avLst/>
          <a:gdLst/>
          <a:ahLst/>
          <a:cxnLst/>
          <a:rect l="0" t="0" r="0" b="0"/>
          <a:pathLst>
            <a:path>
              <a:moveTo>
                <a:pt x="0" y="0"/>
              </a:moveTo>
              <a:lnTo>
                <a:pt x="0" y="62806"/>
              </a:lnTo>
              <a:lnTo>
                <a:pt x="723774" y="62806"/>
              </a:lnTo>
              <a:lnTo>
                <a:pt x="723774" y="1256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37DC0-14BB-4AE9-9C4F-059A57CA0779}">
      <dsp:nvSpPr>
        <dsp:cNvPr id="0" name=""/>
        <dsp:cNvSpPr/>
      </dsp:nvSpPr>
      <dsp:spPr>
        <a:xfrm>
          <a:off x="4069388" y="299685"/>
          <a:ext cx="91440" cy="125613"/>
        </a:xfrm>
        <a:custGeom>
          <a:avLst/>
          <a:gdLst/>
          <a:ahLst/>
          <a:cxnLst/>
          <a:rect l="0" t="0" r="0" b="0"/>
          <a:pathLst>
            <a:path>
              <a:moveTo>
                <a:pt x="45720" y="0"/>
              </a:moveTo>
              <a:lnTo>
                <a:pt x="45720" y="1256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31A90C-6AA1-4A96-9F3D-39797139962E}">
      <dsp:nvSpPr>
        <dsp:cNvPr id="0" name=""/>
        <dsp:cNvSpPr/>
      </dsp:nvSpPr>
      <dsp:spPr>
        <a:xfrm>
          <a:off x="3391334" y="724379"/>
          <a:ext cx="2171322" cy="125613"/>
        </a:xfrm>
        <a:custGeom>
          <a:avLst/>
          <a:gdLst/>
          <a:ahLst/>
          <a:cxnLst/>
          <a:rect l="0" t="0" r="0" b="0"/>
          <a:pathLst>
            <a:path>
              <a:moveTo>
                <a:pt x="0" y="0"/>
              </a:moveTo>
              <a:lnTo>
                <a:pt x="0" y="62806"/>
              </a:lnTo>
              <a:lnTo>
                <a:pt x="2171322" y="62806"/>
              </a:lnTo>
              <a:lnTo>
                <a:pt x="2171322" y="12561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BE187-6E0B-433A-A3B1-2F9F994B309E}">
      <dsp:nvSpPr>
        <dsp:cNvPr id="0" name=""/>
        <dsp:cNvSpPr/>
      </dsp:nvSpPr>
      <dsp:spPr>
        <a:xfrm>
          <a:off x="4553898" y="1573767"/>
          <a:ext cx="91440" cy="1549235"/>
        </a:xfrm>
        <a:custGeom>
          <a:avLst/>
          <a:gdLst/>
          <a:ahLst/>
          <a:cxnLst/>
          <a:rect l="0" t="0" r="0" b="0"/>
          <a:pathLst>
            <a:path>
              <a:moveTo>
                <a:pt x="45720" y="0"/>
              </a:moveTo>
              <a:lnTo>
                <a:pt x="45720" y="1549235"/>
              </a:lnTo>
              <a:lnTo>
                <a:pt x="135444" y="154923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DC904-21C9-481E-B584-520457F06F6C}">
      <dsp:nvSpPr>
        <dsp:cNvPr id="0" name=""/>
        <dsp:cNvSpPr/>
      </dsp:nvSpPr>
      <dsp:spPr>
        <a:xfrm>
          <a:off x="4553898" y="1573767"/>
          <a:ext cx="91440" cy="1124541"/>
        </a:xfrm>
        <a:custGeom>
          <a:avLst/>
          <a:gdLst/>
          <a:ahLst/>
          <a:cxnLst/>
          <a:rect l="0" t="0" r="0" b="0"/>
          <a:pathLst>
            <a:path>
              <a:moveTo>
                <a:pt x="45720" y="0"/>
              </a:moveTo>
              <a:lnTo>
                <a:pt x="45720" y="1124541"/>
              </a:lnTo>
              <a:lnTo>
                <a:pt x="135444" y="112454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9D3946-B7A1-4336-B0B9-82BAD5C46EE4}">
      <dsp:nvSpPr>
        <dsp:cNvPr id="0" name=""/>
        <dsp:cNvSpPr/>
      </dsp:nvSpPr>
      <dsp:spPr>
        <a:xfrm>
          <a:off x="4553898" y="1573767"/>
          <a:ext cx="91440" cy="699847"/>
        </a:xfrm>
        <a:custGeom>
          <a:avLst/>
          <a:gdLst/>
          <a:ahLst/>
          <a:cxnLst/>
          <a:rect l="0" t="0" r="0" b="0"/>
          <a:pathLst>
            <a:path>
              <a:moveTo>
                <a:pt x="45720" y="0"/>
              </a:moveTo>
              <a:lnTo>
                <a:pt x="45720" y="699847"/>
              </a:lnTo>
              <a:lnTo>
                <a:pt x="135444" y="69984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C64C2-B142-4D29-9D17-41DEED9E94EC}">
      <dsp:nvSpPr>
        <dsp:cNvPr id="0" name=""/>
        <dsp:cNvSpPr/>
      </dsp:nvSpPr>
      <dsp:spPr>
        <a:xfrm>
          <a:off x="4553898" y="1573767"/>
          <a:ext cx="91440" cy="275153"/>
        </a:xfrm>
        <a:custGeom>
          <a:avLst/>
          <a:gdLst/>
          <a:ahLst/>
          <a:cxnLst/>
          <a:rect l="0" t="0" r="0" b="0"/>
          <a:pathLst>
            <a:path>
              <a:moveTo>
                <a:pt x="45720" y="0"/>
              </a:moveTo>
              <a:lnTo>
                <a:pt x="45720" y="275153"/>
              </a:lnTo>
              <a:lnTo>
                <a:pt x="135444" y="27515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32FDB-10D5-44C9-9020-B0B70E5193C2}">
      <dsp:nvSpPr>
        <dsp:cNvPr id="0" name=""/>
        <dsp:cNvSpPr/>
      </dsp:nvSpPr>
      <dsp:spPr>
        <a:xfrm>
          <a:off x="4793162" y="1149073"/>
          <a:ext cx="91440" cy="125613"/>
        </a:xfrm>
        <a:custGeom>
          <a:avLst/>
          <a:gdLst/>
          <a:ahLst/>
          <a:cxnLst/>
          <a:rect l="0" t="0" r="0" b="0"/>
          <a:pathLst>
            <a:path>
              <a:moveTo>
                <a:pt x="45720" y="0"/>
              </a:moveTo>
              <a:lnTo>
                <a:pt x="45720"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FB2A8D-3216-4CD8-B0F1-9C9753466092}">
      <dsp:nvSpPr>
        <dsp:cNvPr id="0" name=""/>
        <dsp:cNvSpPr/>
      </dsp:nvSpPr>
      <dsp:spPr>
        <a:xfrm>
          <a:off x="3391334" y="724379"/>
          <a:ext cx="1447548" cy="125613"/>
        </a:xfrm>
        <a:custGeom>
          <a:avLst/>
          <a:gdLst/>
          <a:ahLst/>
          <a:cxnLst/>
          <a:rect l="0" t="0" r="0" b="0"/>
          <a:pathLst>
            <a:path>
              <a:moveTo>
                <a:pt x="0" y="0"/>
              </a:moveTo>
              <a:lnTo>
                <a:pt x="0" y="62806"/>
              </a:lnTo>
              <a:lnTo>
                <a:pt x="1447548" y="62806"/>
              </a:lnTo>
              <a:lnTo>
                <a:pt x="1447548" y="12561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4D2248-05A5-4F74-971E-546913CC48F1}">
      <dsp:nvSpPr>
        <dsp:cNvPr id="0" name=""/>
        <dsp:cNvSpPr/>
      </dsp:nvSpPr>
      <dsp:spPr>
        <a:xfrm>
          <a:off x="3830124" y="1573767"/>
          <a:ext cx="91440" cy="1124541"/>
        </a:xfrm>
        <a:custGeom>
          <a:avLst/>
          <a:gdLst/>
          <a:ahLst/>
          <a:cxnLst/>
          <a:rect l="0" t="0" r="0" b="0"/>
          <a:pathLst>
            <a:path>
              <a:moveTo>
                <a:pt x="45720" y="0"/>
              </a:moveTo>
              <a:lnTo>
                <a:pt x="45720" y="1124541"/>
              </a:lnTo>
              <a:lnTo>
                <a:pt x="135444" y="112454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AC4F1F-C7CF-4775-A6FD-02E4589C526E}">
      <dsp:nvSpPr>
        <dsp:cNvPr id="0" name=""/>
        <dsp:cNvSpPr/>
      </dsp:nvSpPr>
      <dsp:spPr>
        <a:xfrm>
          <a:off x="3830124" y="1573767"/>
          <a:ext cx="91440" cy="699847"/>
        </a:xfrm>
        <a:custGeom>
          <a:avLst/>
          <a:gdLst/>
          <a:ahLst/>
          <a:cxnLst/>
          <a:rect l="0" t="0" r="0" b="0"/>
          <a:pathLst>
            <a:path>
              <a:moveTo>
                <a:pt x="45720" y="0"/>
              </a:moveTo>
              <a:lnTo>
                <a:pt x="45720" y="699847"/>
              </a:lnTo>
              <a:lnTo>
                <a:pt x="135444" y="69984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BD6F99-0506-4E54-AE15-6A95E3F50052}">
      <dsp:nvSpPr>
        <dsp:cNvPr id="0" name=""/>
        <dsp:cNvSpPr/>
      </dsp:nvSpPr>
      <dsp:spPr>
        <a:xfrm>
          <a:off x="3830124" y="1573767"/>
          <a:ext cx="91440" cy="275153"/>
        </a:xfrm>
        <a:custGeom>
          <a:avLst/>
          <a:gdLst/>
          <a:ahLst/>
          <a:cxnLst/>
          <a:rect l="0" t="0" r="0" b="0"/>
          <a:pathLst>
            <a:path>
              <a:moveTo>
                <a:pt x="45720" y="0"/>
              </a:moveTo>
              <a:lnTo>
                <a:pt x="45720" y="275153"/>
              </a:lnTo>
              <a:lnTo>
                <a:pt x="135444" y="27515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D3D694-09C8-4F67-B8B6-7CD4EDB2E7F3}">
      <dsp:nvSpPr>
        <dsp:cNvPr id="0" name=""/>
        <dsp:cNvSpPr/>
      </dsp:nvSpPr>
      <dsp:spPr>
        <a:xfrm>
          <a:off x="3391334" y="1149073"/>
          <a:ext cx="723774" cy="125613"/>
        </a:xfrm>
        <a:custGeom>
          <a:avLst/>
          <a:gdLst/>
          <a:ahLst/>
          <a:cxnLst/>
          <a:rect l="0" t="0" r="0" b="0"/>
          <a:pathLst>
            <a:path>
              <a:moveTo>
                <a:pt x="0" y="0"/>
              </a:moveTo>
              <a:lnTo>
                <a:pt x="0" y="62806"/>
              </a:lnTo>
              <a:lnTo>
                <a:pt x="723774" y="62806"/>
              </a:lnTo>
              <a:lnTo>
                <a:pt x="723774"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1CD0DD-94FE-4880-AE1F-9894DCF041B6}">
      <dsp:nvSpPr>
        <dsp:cNvPr id="0" name=""/>
        <dsp:cNvSpPr/>
      </dsp:nvSpPr>
      <dsp:spPr>
        <a:xfrm>
          <a:off x="3345614" y="1149073"/>
          <a:ext cx="91440" cy="125613"/>
        </a:xfrm>
        <a:custGeom>
          <a:avLst/>
          <a:gdLst/>
          <a:ahLst/>
          <a:cxnLst/>
          <a:rect l="0" t="0" r="0" b="0"/>
          <a:pathLst>
            <a:path>
              <a:moveTo>
                <a:pt x="45720" y="0"/>
              </a:moveTo>
              <a:lnTo>
                <a:pt x="45720"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E401D2-19A8-484E-890A-28DF0F57F3C7}">
      <dsp:nvSpPr>
        <dsp:cNvPr id="0" name=""/>
        <dsp:cNvSpPr/>
      </dsp:nvSpPr>
      <dsp:spPr>
        <a:xfrm>
          <a:off x="2667559" y="1149073"/>
          <a:ext cx="723774" cy="125613"/>
        </a:xfrm>
        <a:custGeom>
          <a:avLst/>
          <a:gdLst/>
          <a:ahLst/>
          <a:cxnLst/>
          <a:rect l="0" t="0" r="0" b="0"/>
          <a:pathLst>
            <a:path>
              <a:moveTo>
                <a:pt x="723774" y="0"/>
              </a:moveTo>
              <a:lnTo>
                <a:pt x="723774" y="62806"/>
              </a:lnTo>
              <a:lnTo>
                <a:pt x="0" y="62806"/>
              </a:lnTo>
              <a:lnTo>
                <a:pt x="0"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0CB048-CA26-4DE7-B8AD-465003FD4AA2}">
      <dsp:nvSpPr>
        <dsp:cNvPr id="0" name=""/>
        <dsp:cNvSpPr/>
      </dsp:nvSpPr>
      <dsp:spPr>
        <a:xfrm>
          <a:off x="3345614" y="724379"/>
          <a:ext cx="91440" cy="125613"/>
        </a:xfrm>
        <a:custGeom>
          <a:avLst/>
          <a:gdLst/>
          <a:ahLst/>
          <a:cxnLst/>
          <a:rect l="0" t="0" r="0" b="0"/>
          <a:pathLst>
            <a:path>
              <a:moveTo>
                <a:pt x="45720" y="0"/>
              </a:moveTo>
              <a:lnTo>
                <a:pt x="45720" y="12561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8B3CF-5251-43F7-BA85-E5744C681AEC}">
      <dsp:nvSpPr>
        <dsp:cNvPr id="0" name=""/>
        <dsp:cNvSpPr/>
      </dsp:nvSpPr>
      <dsp:spPr>
        <a:xfrm>
          <a:off x="1658801" y="1573767"/>
          <a:ext cx="91440" cy="1124541"/>
        </a:xfrm>
        <a:custGeom>
          <a:avLst/>
          <a:gdLst/>
          <a:ahLst/>
          <a:cxnLst/>
          <a:rect l="0" t="0" r="0" b="0"/>
          <a:pathLst>
            <a:path>
              <a:moveTo>
                <a:pt x="45720" y="0"/>
              </a:moveTo>
              <a:lnTo>
                <a:pt x="45720" y="1124541"/>
              </a:lnTo>
              <a:lnTo>
                <a:pt x="135444" y="112454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0CF7AB-24C2-41BC-A05B-57AEFF239FA9}">
      <dsp:nvSpPr>
        <dsp:cNvPr id="0" name=""/>
        <dsp:cNvSpPr/>
      </dsp:nvSpPr>
      <dsp:spPr>
        <a:xfrm>
          <a:off x="1658801" y="1573767"/>
          <a:ext cx="91440" cy="699847"/>
        </a:xfrm>
        <a:custGeom>
          <a:avLst/>
          <a:gdLst/>
          <a:ahLst/>
          <a:cxnLst/>
          <a:rect l="0" t="0" r="0" b="0"/>
          <a:pathLst>
            <a:path>
              <a:moveTo>
                <a:pt x="45720" y="0"/>
              </a:moveTo>
              <a:lnTo>
                <a:pt x="45720" y="699847"/>
              </a:lnTo>
              <a:lnTo>
                <a:pt x="135444" y="69984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EDDF79-F3CD-4D10-BD2B-62F67F92B75F}">
      <dsp:nvSpPr>
        <dsp:cNvPr id="0" name=""/>
        <dsp:cNvSpPr/>
      </dsp:nvSpPr>
      <dsp:spPr>
        <a:xfrm>
          <a:off x="1658801" y="1573767"/>
          <a:ext cx="91440" cy="275153"/>
        </a:xfrm>
        <a:custGeom>
          <a:avLst/>
          <a:gdLst/>
          <a:ahLst/>
          <a:cxnLst/>
          <a:rect l="0" t="0" r="0" b="0"/>
          <a:pathLst>
            <a:path>
              <a:moveTo>
                <a:pt x="45720" y="0"/>
              </a:moveTo>
              <a:lnTo>
                <a:pt x="45720" y="275153"/>
              </a:lnTo>
              <a:lnTo>
                <a:pt x="135444" y="27515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B4AC29-7F57-49A3-B379-F3658CDBF9F9}">
      <dsp:nvSpPr>
        <dsp:cNvPr id="0" name=""/>
        <dsp:cNvSpPr/>
      </dsp:nvSpPr>
      <dsp:spPr>
        <a:xfrm>
          <a:off x="1220011" y="1149073"/>
          <a:ext cx="723774" cy="125613"/>
        </a:xfrm>
        <a:custGeom>
          <a:avLst/>
          <a:gdLst/>
          <a:ahLst/>
          <a:cxnLst/>
          <a:rect l="0" t="0" r="0" b="0"/>
          <a:pathLst>
            <a:path>
              <a:moveTo>
                <a:pt x="0" y="0"/>
              </a:moveTo>
              <a:lnTo>
                <a:pt x="0" y="62806"/>
              </a:lnTo>
              <a:lnTo>
                <a:pt x="723774" y="62806"/>
              </a:lnTo>
              <a:lnTo>
                <a:pt x="723774"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6A79AB-0441-4EFA-9633-7C9B738E5C65}">
      <dsp:nvSpPr>
        <dsp:cNvPr id="0" name=""/>
        <dsp:cNvSpPr/>
      </dsp:nvSpPr>
      <dsp:spPr>
        <a:xfrm>
          <a:off x="1174291" y="1149073"/>
          <a:ext cx="91440" cy="125613"/>
        </a:xfrm>
        <a:custGeom>
          <a:avLst/>
          <a:gdLst/>
          <a:ahLst/>
          <a:cxnLst/>
          <a:rect l="0" t="0" r="0" b="0"/>
          <a:pathLst>
            <a:path>
              <a:moveTo>
                <a:pt x="45720" y="0"/>
              </a:moveTo>
              <a:lnTo>
                <a:pt x="45720"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47DF86-CD63-4D95-88E4-66DC8D330CB6}">
      <dsp:nvSpPr>
        <dsp:cNvPr id="0" name=""/>
        <dsp:cNvSpPr/>
      </dsp:nvSpPr>
      <dsp:spPr>
        <a:xfrm>
          <a:off x="496237" y="1149073"/>
          <a:ext cx="723774" cy="125613"/>
        </a:xfrm>
        <a:custGeom>
          <a:avLst/>
          <a:gdLst/>
          <a:ahLst/>
          <a:cxnLst/>
          <a:rect l="0" t="0" r="0" b="0"/>
          <a:pathLst>
            <a:path>
              <a:moveTo>
                <a:pt x="723774" y="0"/>
              </a:moveTo>
              <a:lnTo>
                <a:pt x="723774" y="62806"/>
              </a:lnTo>
              <a:lnTo>
                <a:pt x="0" y="62806"/>
              </a:lnTo>
              <a:lnTo>
                <a:pt x="0" y="1256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D29499-771A-4383-BDF1-4DAFDE31EDB3}">
      <dsp:nvSpPr>
        <dsp:cNvPr id="0" name=""/>
        <dsp:cNvSpPr/>
      </dsp:nvSpPr>
      <dsp:spPr>
        <a:xfrm>
          <a:off x="1220011" y="724379"/>
          <a:ext cx="2171322" cy="125613"/>
        </a:xfrm>
        <a:custGeom>
          <a:avLst/>
          <a:gdLst/>
          <a:ahLst/>
          <a:cxnLst/>
          <a:rect l="0" t="0" r="0" b="0"/>
          <a:pathLst>
            <a:path>
              <a:moveTo>
                <a:pt x="2171322" y="0"/>
              </a:moveTo>
              <a:lnTo>
                <a:pt x="2171322" y="62806"/>
              </a:lnTo>
              <a:lnTo>
                <a:pt x="0" y="62806"/>
              </a:lnTo>
              <a:lnTo>
                <a:pt x="0" y="12561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0DC369-FC09-4721-94B7-58C148FCA492}">
      <dsp:nvSpPr>
        <dsp:cNvPr id="0" name=""/>
        <dsp:cNvSpPr/>
      </dsp:nvSpPr>
      <dsp:spPr>
        <a:xfrm>
          <a:off x="3391334" y="299685"/>
          <a:ext cx="723774" cy="125613"/>
        </a:xfrm>
        <a:custGeom>
          <a:avLst/>
          <a:gdLst/>
          <a:ahLst/>
          <a:cxnLst/>
          <a:rect l="0" t="0" r="0" b="0"/>
          <a:pathLst>
            <a:path>
              <a:moveTo>
                <a:pt x="723774" y="0"/>
              </a:moveTo>
              <a:lnTo>
                <a:pt x="723774" y="62806"/>
              </a:lnTo>
              <a:lnTo>
                <a:pt x="0" y="62806"/>
              </a:lnTo>
              <a:lnTo>
                <a:pt x="0" y="1256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F58046-5DDB-4FB7-A51F-FEA31648F90D}">
      <dsp:nvSpPr>
        <dsp:cNvPr id="0" name=""/>
        <dsp:cNvSpPr/>
      </dsp:nvSpPr>
      <dsp:spPr>
        <a:xfrm>
          <a:off x="3816028" y="605"/>
          <a:ext cx="598160" cy="29908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nms-delivery </a:t>
          </a:r>
        </a:p>
      </dsp:txBody>
      <dsp:txXfrm>
        <a:off x="3816028" y="605"/>
        <a:ext cx="598160" cy="299080"/>
      </dsp:txXfrm>
    </dsp:sp>
    <dsp:sp modelId="{D7C31057-BBC1-4F74-89E3-95DE68FC1828}">
      <dsp:nvSpPr>
        <dsp:cNvPr id="0" name=""/>
        <dsp:cNvSpPr/>
      </dsp:nvSpPr>
      <dsp:spPr>
        <a:xfrm>
          <a:off x="3092253" y="425299"/>
          <a:ext cx="598160" cy="299080"/>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roles</a:t>
          </a:r>
        </a:p>
      </dsp:txBody>
      <dsp:txXfrm>
        <a:off x="3092253" y="425299"/>
        <a:ext cx="598160" cy="299080"/>
      </dsp:txXfrm>
    </dsp:sp>
    <dsp:sp modelId="{5AEF0E45-C42C-4D40-A8F8-D354350C0D20}">
      <dsp:nvSpPr>
        <dsp:cNvPr id="0" name=""/>
        <dsp:cNvSpPr/>
      </dsp:nvSpPr>
      <dsp:spPr>
        <a:xfrm>
          <a:off x="920931" y="849993"/>
          <a:ext cx="598160" cy="29908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mdsdbserver</a:t>
          </a:r>
        </a:p>
      </dsp:txBody>
      <dsp:txXfrm>
        <a:off x="920931" y="849993"/>
        <a:ext cx="598160" cy="299080"/>
      </dsp:txXfrm>
    </dsp:sp>
    <dsp:sp modelId="{A311C933-42A4-4F65-A234-35AEAFD93829}">
      <dsp:nvSpPr>
        <dsp:cNvPr id="0" name=""/>
        <dsp:cNvSpPr/>
      </dsp:nvSpPr>
      <dsp:spPr>
        <a:xfrm>
          <a:off x="197157"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 task</a:t>
          </a:r>
        </a:p>
      </dsp:txBody>
      <dsp:txXfrm>
        <a:off x="197157" y="1274687"/>
        <a:ext cx="598160" cy="299080"/>
      </dsp:txXfrm>
    </dsp:sp>
    <dsp:sp modelId="{71914649-CD61-45E0-A805-9177CC77C14E}">
      <dsp:nvSpPr>
        <dsp:cNvPr id="0" name=""/>
        <dsp:cNvSpPr/>
      </dsp:nvSpPr>
      <dsp:spPr>
        <a:xfrm>
          <a:off x="920931"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handlers</a:t>
          </a:r>
        </a:p>
      </dsp:txBody>
      <dsp:txXfrm>
        <a:off x="920931" y="1274687"/>
        <a:ext cx="598160" cy="299080"/>
      </dsp:txXfrm>
    </dsp:sp>
    <dsp:sp modelId="{2CDF9574-E707-4809-ADEA-8E313B430B5E}">
      <dsp:nvSpPr>
        <dsp:cNvPr id="0" name=""/>
        <dsp:cNvSpPr/>
      </dsp:nvSpPr>
      <dsp:spPr>
        <a:xfrm>
          <a:off x="1644705"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templates</a:t>
          </a:r>
        </a:p>
      </dsp:txBody>
      <dsp:txXfrm>
        <a:off x="1644705" y="1274687"/>
        <a:ext cx="598160" cy="299080"/>
      </dsp:txXfrm>
    </dsp:sp>
    <dsp:sp modelId="{FF3C8311-D970-4910-8167-4953EF42290E}">
      <dsp:nvSpPr>
        <dsp:cNvPr id="0" name=""/>
        <dsp:cNvSpPr/>
      </dsp:nvSpPr>
      <dsp:spPr>
        <a:xfrm>
          <a:off x="1794245" y="1699381"/>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MySQL conf</a:t>
          </a:r>
        </a:p>
      </dsp:txBody>
      <dsp:txXfrm>
        <a:off x="1794245" y="1699381"/>
        <a:ext cx="598160" cy="299080"/>
      </dsp:txXfrm>
    </dsp:sp>
    <dsp:sp modelId="{DF605ACE-F234-4C1B-9D3D-82048D3032BD}">
      <dsp:nvSpPr>
        <dsp:cNvPr id="0" name=""/>
        <dsp:cNvSpPr/>
      </dsp:nvSpPr>
      <dsp:spPr>
        <a:xfrm>
          <a:off x="1794245" y="2124075"/>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Keepalived Conf</a:t>
          </a:r>
        </a:p>
      </dsp:txBody>
      <dsp:txXfrm>
        <a:off x="1794245" y="2124075"/>
        <a:ext cx="598160" cy="299080"/>
      </dsp:txXfrm>
    </dsp:sp>
    <dsp:sp modelId="{C6564871-10AA-4429-996A-F85C26BFC886}">
      <dsp:nvSpPr>
        <dsp:cNvPr id="0" name=""/>
        <dsp:cNvSpPr/>
      </dsp:nvSpPr>
      <dsp:spPr>
        <a:xfrm>
          <a:off x="1794245" y="2548769"/>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Nagios Agents</a:t>
          </a:r>
        </a:p>
      </dsp:txBody>
      <dsp:txXfrm>
        <a:off x="1794245" y="2548769"/>
        <a:ext cx="598160" cy="299080"/>
      </dsp:txXfrm>
    </dsp:sp>
    <dsp:sp modelId="{AD3D217B-195B-43AE-A7C6-92CC0E30C524}">
      <dsp:nvSpPr>
        <dsp:cNvPr id="0" name=""/>
        <dsp:cNvSpPr/>
      </dsp:nvSpPr>
      <dsp:spPr>
        <a:xfrm>
          <a:off x="3092253" y="849993"/>
          <a:ext cx="598160" cy="29908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motechwebserver</a:t>
          </a:r>
        </a:p>
      </dsp:txBody>
      <dsp:txXfrm>
        <a:off x="3092253" y="849993"/>
        <a:ext cx="598160" cy="299080"/>
      </dsp:txXfrm>
    </dsp:sp>
    <dsp:sp modelId="{1C50A54D-1F94-4587-B182-B072820782C4}">
      <dsp:nvSpPr>
        <dsp:cNvPr id="0" name=""/>
        <dsp:cNvSpPr/>
      </dsp:nvSpPr>
      <dsp:spPr>
        <a:xfrm>
          <a:off x="2368479"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tasks</a:t>
          </a:r>
        </a:p>
      </dsp:txBody>
      <dsp:txXfrm>
        <a:off x="2368479" y="1274687"/>
        <a:ext cx="598160" cy="299080"/>
      </dsp:txXfrm>
    </dsp:sp>
    <dsp:sp modelId="{FCC2C37D-C501-4585-B85B-FA7BD0BFBC05}">
      <dsp:nvSpPr>
        <dsp:cNvPr id="0" name=""/>
        <dsp:cNvSpPr/>
      </dsp:nvSpPr>
      <dsp:spPr>
        <a:xfrm>
          <a:off x="3092253"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handlers</a:t>
          </a:r>
        </a:p>
      </dsp:txBody>
      <dsp:txXfrm>
        <a:off x="3092253" y="1274687"/>
        <a:ext cx="598160" cy="299080"/>
      </dsp:txXfrm>
    </dsp:sp>
    <dsp:sp modelId="{8E975E1F-EBD5-4FA9-B055-87B58A353E15}">
      <dsp:nvSpPr>
        <dsp:cNvPr id="0" name=""/>
        <dsp:cNvSpPr/>
      </dsp:nvSpPr>
      <dsp:spPr>
        <a:xfrm>
          <a:off x="3816028"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templates</a:t>
          </a:r>
        </a:p>
      </dsp:txBody>
      <dsp:txXfrm>
        <a:off x="3816028" y="1274687"/>
        <a:ext cx="598160" cy="299080"/>
      </dsp:txXfrm>
    </dsp:sp>
    <dsp:sp modelId="{DF228E77-F3BF-476A-B213-839A711775E3}">
      <dsp:nvSpPr>
        <dsp:cNvPr id="0" name=""/>
        <dsp:cNvSpPr/>
      </dsp:nvSpPr>
      <dsp:spPr>
        <a:xfrm>
          <a:off x="3965568" y="1699381"/>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tomcat  conf</a:t>
          </a:r>
        </a:p>
      </dsp:txBody>
      <dsp:txXfrm>
        <a:off x="3965568" y="1699381"/>
        <a:ext cx="598160" cy="299080"/>
      </dsp:txXfrm>
    </dsp:sp>
    <dsp:sp modelId="{180C1668-43F0-4730-9B45-698E99D46DBF}">
      <dsp:nvSpPr>
        <dsp:cNvPr id="0" name=""/>
        <dsp:cNvSpPr/>
      </dsp:nvSpPr>
      <dsp:spPr>
        <a:xfrm>
          <a:off x="3965568" y="2124075"/>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motech properties</a:t>
          </a:r>
        </a:p>
      </dsp:txBody>
      <dsp:txXfrm>
        <a:off x="3965568" y="2124075"/>
        <a:ext cx="598160" cy="299080"/>
      </dsp:txXfrm>
    </dsp:sp>
    <dsp:sp modelId="{7F84D25B-30F5-48CB-A79A-40A4680C508B}">
      <dsp:nvSpPr>
        <dsp:cNvPr id="0" name=""/>
        <dsp:cNvSpPr/>
      </dsp:nvSpPr>
      <dsp:spPr>
        <a:xfrm>
          <a:off x="3965568" y="2548769"/>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Nagios Agents</a:t>
          </a:r>
        </a:p>
      </dsp:txBody>
      <dsp:txXfrm>
        <a:off x="3965568" y="2548769"/>
        <a:ext cx="598160" cy="299080"/>
      </dsp:txXfrm>
    </dsp:sp>
    <dsp:sp modelId="{82C736BD-8D0C-4B42-9A5F-FDDD4EB0597E}">
      <dsp:nvSpPr>
        <dsp:cNvPr id="0" name=""/>
        <dsp:cNvSpPr/>
      </dsp:nvSpPr>
      <dsp:spPr>
        <a:xfrm>
          <a:off x="4539802" y="849993"/>
          <a:ext cx="598160" cy="29908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reportingwebserver</a:t>
          </a:r>
        </a:p>
      </dsp:txBody>
      <dsp:txXfrm>
        <a:off x="4539802" y="849993"/>
        <a:ext cx="598160" cy="299080"/>
      </dsp:txXfrm>
    </dsp:sp>
    <dsp:sp modelId="{7C2968D6-2314-44A1-A19B-BFA6F8832317}">
      <dsp:nvSpPr>
        <dsp:cNvPr id="0" name=""/>
        <dsp:cNvSpPr/>
      </dsp:nvSpPr>
      <dsp:spPr>
        <a:xfrm>
          <a:off x="4539802" y="1274687"/>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templates</a:t>
          </a:r>
        </a:p>
      </dsp:txBody>
      <dsp:txXfrm>
        <a:off x="4539802" y="1274687"/>
        <a:ext cx="598160" cy="299080"/>
      </dsp:txXfrm>
    </dsp:sp>
    <dsp:sp modelId="{7C9DA4E0-8239-4927-B209-D8AA5DAC9561}">
      <dsp:nvSpPr>
        <dsp:cNvPr id="0" name=""/>
        <dsp:cNvSpPr/>
      </dsp:nvSpPr>
      <dsp:spPr>
        <a:xfrm>
          <a:off x="4689342" y="1699381"/>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dbinfo</a:t>
          </a:r>
        </a:p>
      </dsp:txBody>
      <dsp:txXfrm>
        <a:off x="4689342" y="1699381"/>
        <a:ext cx="598160" cy="299080"/>
      </dsp:txXfrm>
    </dsp:sp>
    <dsp:sp modelId="{6A002A71-7E6F-4C54-AE6C-294AE6C38236}">
      <dsp:nvSpPr>
        <dsp:cNvPr id="0" name=""/>
        <dsp:cNvSpPr/>
      </dsp:nvSpPr>
      <dsp:spPr>
        <a:xfrm>
          <a:off x="4689342" y="2124075"/>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inputcontrol</a:t>
          </a:r>
        </a:p>
      </dsp:txBody>
      <dsp:txXfrm>
        <a:off x="4689342" y="2124075"/>
        <a:ext cx="598160" cy="299080"/>
      </dsp:txXfrm>
    </dsp:sp>
    <dsp:sp modelId="{7A25ECF4-1BD4-45B9-825D-D18B7291893F}">
      <dsp:nvSpPr>
        <dsp:cNvPr id="0" name=""/>
        <dsp:cNvSpPr/>
      </dsp:nvSpPr>
      <dsp:spPr>
        <a:xfrm>
          <a:off x="4689342" y="2548769"/>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endParaRPr lang="en-US" sz="500" kern="1200"/>
        </a:p>
        <a:p>
          <a:pPr lvl="0" algn="ctr" defTabSz="222250">
            <a:lnSpc>
              <a:spcPct val="90000"/>
            </a:lnSpc>
            <a:spcBef>
              <a:spcPct val="0"/>
            </a:spcBef>
            <a:spcAft>
              <a:spcPct val="35000"/>
            </a:spcAft>
          </a:pPr>
          <a:r>
            <a:rPr lang="en-US" sz="500" kern="1200"/>
            <a:t>reports</a:t>
          </a:r>
        </a:p>
      </dsp:txBody>
      <dsp:txXfrm>
        <a:off x="4689342" y="2548769"/>
        <a:ext cx="598160" cy="299080"/>
      </dsp:txXfrm>
    </dsp:sp>
    <dsp:sp modelId="{425FA108-2BE8-4D6B-B7FF-DD7925A0F4B8}">
      <dsp:nvSpPr>
        <dsp:cNvPr id="0" name=""/>
        <dsp:cNvSpPr/>
      </dsp:nvSpPr>
      <dsp:spPr>
        <a:xfrm>
          <a:off x="4689342" y="2973463"/>
          <a:ext cx="598160" cy="299080"/>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Nagios agents</a:t>
          </a:r>
        </a:p>
      </dsp:txBody>
      <dsp:txXfrm>
        <a:off x="4689342" y="2973463"/>
        <a:ext cx="598160" cy="299080"/>
      </dsp:txXfrm>
    </dsp:sp>
    <dsp:sp modelId="{53AD02AA-D071-40B4-B716-D4EC1838848C}">
      <dsp:nvSpPr>
        <dsp:cNvPr id="0" name=""/>
        <dsp:cNvSpPr/>
      </dsp:nvSpPr>
      <dsp:spPr>
        <a:xfrm>
          <a:off x="5263576" y="849993"/>
          <a:ext cx="598160" cy="29908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reportingdbserver</a:t>
          </a:r>
        </a:p>
      </dsp:txBody>
      <dsp:txXfrm>
        <a:off x="5263576" y="849993"/>
        <a:ext cx="598160" cy="299080"/>
      </dsp:txXfrm>
    </dsp:sp>
    <dsp:sp modelId="{89B2EBB9-9E99-4D15-8BF3-C058C9C5321B}">
      <dsp:nvSpPr>
        <dsp:cNvPr id="0" name=""/>
        <dsp:cNvSpPr/>
      </dsp:nvSpPr>
      <dsp:spPr>
        <a:xfrm>
          <a:off x="3816028" y="425299"/>
          <a:ext cx="598160" cy="299080"/>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sites</a:t>
          </a:r>
        </a:p>
      </dsp:txBody>
      <dsp:txXfrm>
        <a:off x="3816028" y="425299"/>
        <a:ext cx="598160" cy="299080"/>
      </dsp:txXfrm>
    </dsp:sp>
    <dsp:sp modelId="{287D8788-30C5-4C03-A7CD-90D85F9A620F}">
      <dsp:nvSpPr>
        <dsp:cNvPr id="0" name=""/>
        <dsp:cNvSpPr/>
      </dsp:nvSpPr>
      <dsp:spPr>
        <a:xfrm>
          <a:off x="4539802" y="425299"/>
          <a:ext cx="598160" cy="299080"/>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Variables</a:t>
          </a:r>
        </a:p>
      </dsp:txBody>
      <dsp:txXfrm>
        <a:off x="4539802" y="425299"/>
        <a:ext cx="598160" cy="2990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9E11AE-E87D-4308-905C-0D051AEB1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2818</Words>
  <Characters>16064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National MOTECH System</vt:lpstr>
    </vt:vector>
  </TitlesOfParts>
  <Company>Aricent</Company>
  <LinksUpToDate>false</LinksUpToDate>
  <CharactersWithSpaces>18845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MOTECH System</dc:title>
  <dc:subject>Software Deployment-cum-Health Monitoring Strategy Document</dc:subject>
  <dc:creator>gur19504</dc:creator>
  <cp:lastModifiedBy>gur19504</cp:lastModifiedBy>
  <cp:revision>3</cp:revision>
  <dcterms:created xsi:type="dcterms:W3CDTF">2015-06-12T04:57:00Z</dcterms:created>
  <dcterms:modified xsi:type="dcterms:W3CDTF">2015-06-12T04:57:00Z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-1279973144</vt:i4>
  </property>
  <property fmtid="{D5CDD505-2E9C-101B-9397-08002B2CF9AE}" pid="4" name="_EmailSubject">
    <vt:lpwstr>NMS: Deployment script\HA\Monitoring tool strategy Review</vt:lpwstr>
  </property>
  <property fmtid="{D5CDD505-2E9C-101B-9397-08002B2CF9AE}" pid="5" name="_AuthorEmail">
    <vt:lpwstr>Manjot.Singh@aricent.com</vt:lpwstr>
  </property>
  <property fmtid="{D5CDD505-2E9C-101B-9397-08002B2CF9AE}" pid="6" name="_AuthorEmailDisplayName">
    <vt:lpwstr>Manjot Singh</vt:lpwstr>
  </property>
  <property fmtid="{D5CDD505-2E9C-101B-9397-08002B2CF9AE}" pid="7" name="_PreviousAdHocReviewCycleID">
    <vt:i4>-1252626937</vt:i4>
  </property>
</Properties>
</file>